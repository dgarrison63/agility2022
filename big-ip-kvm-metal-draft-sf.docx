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D70BD" w14:textId="77777777" w:rsidR="00177F02" w:rsidRPr="00177F02" w:rsidRDefault="00177F02" w:rsidP="00177F02">
      <w:pPr>
        <w:widowControl w:val="0"/>
        <w:spacing w:line="200" w:lineRule="exact"/>
        <w:ind w:left="-180"/>
        <w:rPr>
          <w:rFonts w:ascii="Calibri" w:eastAsia="Calibri" w:hAnsi="Calibri" w:cs="Times New Roman"/>
          <w:sz w:val="20"/>
          <w:szCs w:val="20"/>
        </w:rPr>
      </w:pPr>
      <w:bookmarkStart w:id="1" w:name="_Hlk484080662"/>
      <w:bookmarkEnd w:id="1"/>
      <w:r w:rsidRPr="00177F02">
        <w:rPr>
          <w:rFonts w:ascii="Calibri" w:eastAsia="Calibri" w:hAnsi="Calibri" w:cs="Times New Roman"/>
          <w:noProof/>
          <w:sz w:val="22"/>
          <w:szCs w:val="22"/>
        </w:rPr>
        <w:drawing>
          <wp:anchor distT="0" distB="0" distL="114300" distR="114300" simplePos="0" relativeHeight="251659264" behindDoc="1" locked="0" layoutInCell="1" allowOverlap="1" wp14:anchorId="596AF094" wp14:editId="769C4996">
            <wp:simplePos x="0" y="0"/>
            <wp:positionH relativeFrom="page">
              <wp:align>left</wp:align>
            </wp:positionH>
            <wp:positionV relativeFrom="paragraph">
              <wp:posOffset>-857251</wp:posOffset>
            </wp:positionV>
            <wp:extent cx="7760970" cy="9458325"/>
            <wp:effectExtent l="0" t="0" r="0" b="9525"/>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7760970" cy="9458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77F02">
        <w:rPr>
          <w:rFonts w:ascii="TabletGothic" w:eastAsia="Calibri" w:hAnsi="TabletGothic" w:cs="Times New Roman"/>
          <w:sz w:val="20"/>
          <w:szCs w:val="20"/>
        </w:rPr>
        <w:t>Deployment Guide</w:t>
      </w:r>
    </w:p>
    <w:p w14:paraId="669E328F" w14:textId="77777777" w:rsidR="00177F02" w:rsidRDefault="00177F02" w:rsidP="00177F02">
      <w:pPr>
        <w:rPr>
          <w:rFonts w:ascii="ArialMT" w:eastAsia="Times New Roman" w:hAnsi="ArialMT" w:cs="Times New Roman"/>
          <w:color w:val="0060A0"/>
          <w:sz w:val="44"/>
          <w:szCs w:val="44"/>
        </w:rPr>
      </w:pPr>
    </w:p>
    <w:p w14:paraId="387621FC" w14:textId="5936E69C" w:rsidR="00177F02" w:rsidRDefault="00177F02">
      <w:pPr>
        <w:rPr>
          <w:rFonts w:ascii="ArialMT" w:eastAsia="Times New Roman" w:hAnsi="ArialMT" w:cs="Times New Roman"/>
          <w:color w:val="0060A0"/>
          <w:sz w:val="44"/>
          <w:szCs w:val="44"/>
        </w:rPr>
      </w:pPr>
      <w:r w:rsidRPr="00177F02">
        <w:rPr>
          <w:rFonts w:ascii="ArialMT" w:eastAsia="Times New Roman" w:hAnsi="ArialMT" w:cs="Times New Roman"/>
          <w:color w:val="0060A0"/>
          <w:sz w:val="44"/>
          <w:szCs w:val="44"/>
        </w:rPr>
        <w:t>BIG-IP on KVM on Equinix Metal</w:t>
      </w:r>
    </w:p>
    <w:p w14:paraId="2A39D254" w14:textId="77777777" w:rsidR="00177F02" w:rsidRDefault="00177F02">
      <w:pPr>
        <w:rPr>
          <w:rFonts w:ascii="ArialMT" w:eastAsia="Times New Roman" w:hAnsi="ArialMT" w:cs="Times New Roman"/>
          <w:color w:val="0060A0"/>
          <w:sz w:val="44"/>
          <w:szCs w:val="44"/>
        </w:rPr>
      </w:pPr>
    </w:p>
    <w:p w14:paraId="47A4FE54" w14:textId="77777777" w:rsidR="00177F02" w:rsidRDefault="00177F02">
      <w:pPr>
        <w:rPr>
          <w:rFonts w:ascii="ArialMT" w:eastAsia="Times New Roman" w:hAnsi="ArialMT" w:cs="Times New Roman"/>
          <w:color w:val="0060A0"/>
          <w:sz w:val="44"/>
          <w:szCs w:val="44"/>
        </w:rPr>
      </w:pPr>
    </w:p>
    <w:p w14:paraId="49B96D5F" w14:textId="77777777" w:rsidR="00177F02" w:rsidRDefault="00177F02">
      <w:pPr>
        <w:rPr>
          <w:rFonts w:ascii="ArialMT" w:eastAsia="Times New Roman" w:hAnsi="ArialMT" w:cs="Times New Roman"/>
          <w:color w:val="0060A0"/>
          <w:sz w:val="44"/>
          <w:szCs w:val="44"/>
        </w:rPr>
      </w:pPr>
    </w:p>
    <w:p w14:paraId="14F1599C" w14:textId="77777777" w:rsidR="00177F02" w:rsidRDefault="00177F02">
      <w:pPr>
        <w:rPr>
          <w:rFonts w:ascii="ArialMT" w:eastAsia="Times New Roman" w:hAnsi="ArialMT" w:cs="Times New Roman"/>
          <w:color w:val="0060A0"/>
          <w:sz w:val="44"/>
          <w:szCs w:val="44"/>
        </w:rPr>
      </w:pPr>
    </w:p>
    <w:p w14:paraId="5C78C486" w14:textId="77777777" w:rsidR="00177F02" w:rsidRDefault="00177F02">
      <w:pPr>
        <w:rPr>
          <w:rFonts w:ascii="ArialMT" w:eastAsia="Times New Roman" w:hAnsi="ArialMT" w:cs="Times New Roman"/>
          <w:color w:val="0060A0"/>
          <w:sz w:val="44"/>
          <w:szCs w:val="44"/>
        </w:rPr>
      </w:pPr>
    </w:p>
    <w:p w14:paraId="59A911B6" w14:textId="77777777" w:rsidR="00177F02" w:rsidRDefault="00177F02">
      <w:pPr>
        <w:rPr>
          <w:rFonts w:ascii="ArialMT" w:eastAsia="Times New Roman" w:hAnsi="ArialMT" w:cs="Times New Roman"/>
          <w:color w:val="0060A0"/>
          <w:sz w:val="44"/>
          <w:szCs w:val="44"/>
        </w:rPr>
      </w:pPr>
    </w:p>
    <w:p w14:paraId="5450DD2D" w14:textId="77777777" w:rsidR="00177F02" w:rsidRDefault="00177F02">
      <w:pPr>
        <w:rPr>
          <w:rFonts w:ascii="ArialMT" w:eastAsia="Times New Roman" w:hAnsi="ArialMT" w:cs="Times New Roman"/>
          <w:color w:val="0060A0"/>
          <w:sz w:val="44"/>
          <w:szCs w:val="44"/>
        </w:rPr>
      </w:pPr>
    </w:p>
    <w:p w14:paraId="22045026" w14:textId="77777777" w:rsidR="00177F02" w:rsidRDefault="00177F02">
      <w:pPr>
        <w:rPr>
          <w:rFonts w:ascii="ArialMT" w:eastAsia="Times New Roman" w:hAnsi="ArialMT" w:cs="Times New Roman"/>
          <w:color w:val="0060A0"/>
          <w:sz w:val="44"/>
          <w:szCs w:val="44"/>
        </w:rPr>
      </w:pPr>
    </w:p>
    <w:p w14:paraId="41FD4865" w14:textId="77777777" w:rsidR="00177F02" w:rsidRDefault="00177F02">
      <w:pPr>
        <w:rPr>
          <w:rFonts w:ascii="ArialMT" w:eastAsia="Times New Roman" w:hAnsi="ArialMT" w:cs="Times New Roman"/>
          <w:color w:val="0060A0"/>
          <w:sz w:val="44"/>
          <w:szCs w:val="44"/>
        </w:rPr>
      </w:pPr>
    </w:p>
    <w:p w14:paraId="21D0460C" w14:textId="77777777" w:rsidR="00177F02" w:rsidRDefault="00177F02">
      <w:pPr>
        <w:rPr>
          <w:rFonts w:ascii="ArialMT" w:eastAsia="Times New Roman" w:hAnsi="ArialMT" w:cs="Times New Roman"/>
          <w:color w:val="0060A0"/>
          <w:sz w:val="44"/>
          <w:szCs w:val="44"/>
        </w:rPr>
      </w:pPr>
    </w:p>
    <w:p w14:paraId="213DB3E1" w14:textId="77777777" w:rsidR="00177F02" w:rsidRDefault="00177F02">
      <w:pPr>
        <w:rPr>
          <w:rFonts w:ascii="ArialMT" w:eastAsia="Times New Roman" w:hAnsi="ArialMT" w:cs="Times New Roman"/>
          <w:color w:val="0060A0"/>
          <w:sz w:val="44"/>
          <w:szCs w:val="44"/>
        </w:rPr>
      </w:pPr>
    </w:p>
    <w:p w14:paraId="1796BE2A" w14:textId="77777777" w:rsidR="00177F02" w:rsidRDefault="00177F02">
      <w:pPr>
        <w:rPr>
          <w:rFonts w:ascii="ArialMT" w:eastAsia="Times New Roman" w:hAnsi="ArialMT" w:cs="Times New Roman"/>
          <w:color w:val="0060A0"/>
          <w:sz w:val="44"/>
          <w:szCs w:val="44"/>
        </w:rPr>
      </w:pPr>
    </w:p>
    <w:p w14:paraId="57B18BF2" w14:textId="77777777" w:rsidR="00177F02" w:rsidRDefault="00177F02">
      <w:pPr>
        <w:rPr>
          <w:rFonts w:ascii="ArialMT" w:eastAsia="Times New Roman" w:hAnsi="ArialMT" w:cs="Times New Roman"/>
          <w:color w:val="0060A0"/>
          <w:sz w:val="44"/>
          <w:szCs w:val="44"/>
        </w:rPr>
      </w:pPr>
    </w:p>
    <w:p w14:paraId="6BAA4EE2" w14:textId="77777777" w:rsidR="00177F02" w:rsidRDefault="00177F02">
      <w:pPr>
        <w:rPr>
          <w:rFonts w:ascii="ArialMT" w:eastAsia="Times New Roman" w:hAnsi="ArialMT" w:cs="Times New Roman"/>
          <w:color w:val="0060A0"/>
          <w:sz w:val="44"/>
          <w:szCs w:val="44"/>
        </w:rPr>
      </w:pPr>
    </w:p>
    <w:p w14:paraId="4F8FCADA" w14:textId="77777777" w:rsidR="00177F02" w:rsidRPr="00177F02" w:rsidRDefault="00177F02" w:rsidP="00177F02">
      <w:pPr>
        <w:tabs>
          <w:tab w:val="left" w:pos="5670"/>
        </w:tabs>
        <w:rPr>
          <w:rFonts w:ascii="ArialMT" w:eastAsia="Times New Roman" w:hAnsi="ArialMT" w:cs="Times New Roman"/>
          <w:color w:val="0060A0"/>
        </w:rPr>
      </w:pPr>
      <w:r w:rsidRPr="00177F02">
        <w:rPr>
          <w:rFonts w:ascii="ArialMT" w:eastAsia="Times New Roman" w:hAnsi="ArialMT" w:cs="Times New Roman"/>
          <w:color w:val="0060A0"/>
        </w:rPr>
        <w:tab/>
        <w:t>April 14, 2022</w:t>
      </w:r>
    </w:p>
    <w:p w14:paraId="3D00E268" w14:textId="27785CE0" w:rsidR="00177F02" w:rsidRDefault="00177F02" w:rsidP="00177F02">
      <w:pPr>
        <w:tabs>
          <w:tab w:val="left" w:pos="5670"/>
        </w:tabs>
        <w:rPr>
          <w:rFonts w:ascii="ArialMT" w:eastAsia="Times New Roman" w:hAnsi="ArialMT" w:cs="Times New Roman"/>
          <w:color w:val="0060A0"/>
          <w:sz w:val="44"/>
          <w:szCs w:val="44"/>
        </w:rPr>
      </w:pPr>
      <w:r>
        <w:rPr>
          <w:rFonts w:ascii="ArialMT" w:eastAsia="Times New Roman" w:hAnsi="ArialMT" w:cs="Times New Roman"/>
          <w:color w:val="0060A0"/>
          <w:sz w:val="44"/>
          <w:szCs w:val="44"/>
        </w:rPr>
        <w:br w:type="page"/>
      </w:r>
    </w:p>
    <w:p w14:paraId="568D9835" w14:textId="226BE7C7" w:rsidR="00F27758" w:rsidRDefault="00F27758" w:rsidP="00F27758">
      <w:pPr>
        <w:jc w:val="center"/>
        <w:rPr>
          <w:ins w:id="2" w:author="Scott Fields" w:date="2022-04-14T11:15:00Z"/>
          <w:rFonts w:ascii="ArialMT" w:eastAsia="Times New Roman" w:hAnsi="ArialMT" w:cs="Times New Roman"/>
          <w:color w:val="0060A0"/>
          <w:sz w:val="44"/>
          <w:szCs w:val="44"/>
        </w:rPr>
      </w:pPr>
      <w:del w:id="3" w:author="Scott Fields" w:date="2022-04-14T11:15:00Z">
        <w:r w:rsidDel="001576EC">
          <w:rPr>
            <w:rFonts w:ascii="ArialMT" w:eastAsia="Times New Roman" w:hAnsi="ArialMT" w:cs="Times New Roman"/>
            <w:color w:val="0060A0"/>
            <w:sz w:val="44"/>
            <w:szCs w:val="44"/>
          </w:rPr>
          <w:lastRenderedPageBreak/>
          <w:delText>TOC Goes Here</w:delText>
        </w:r>
      </w:del>
      <w:ins w:id="4" w:author="Scott Fields" w:date="2022-04-14T11:15:00Z">
        <w:r w:rsidR="001576EC">
          <w:rPr>
            <w:rFonts w:ascii="ArialMT" w:eastAsia="Times New Roman" w:hAnsi="ArialMT" w:cs="Times New Roman"/>
            <w:color w:val="0060A0"/>
            <w:sz w:val="44"/>
            <w:szCs w:val="44"/>
          </w:rPr>
          <w:t>Contents</w:t>
        </w:r>
      </w:ins>
    </w:p>
    <w:p w14:paraId="20A787D9" w14:textId="77777777" w:rsidR="001576EC" w:rsidRDefault="001576EC" w:rsidP="00F27758">
      <w:pPr>
        <w:jc w:val="center"/>
        <w:rPr>
          <w:rFonts w:ascii="ArialMT" w:eastAsia="Times New Roman" w:hAnsi="ArialMT" w:cs="Times New Roman"/>
          <w:color w:val="0060A0"/>
          <w:sz w:val="44"/>
          <w:szCs w:val="44"/>
        </w:rPr>
      </w:pPr>
    </w:p>
    <w:p w14:paraId="3D34BD3F" w14:textId="438ACCEC" w:rsidR="00293B39" w:rsidRDefault="00293B39">
      <w:pPr>
        <w:pStyle w:val="TOC1"/>
        <w:rPr>
          <w:rFonts w:eastAsiaTheme="minorEastAsia"/>
          <w:noProof/>
        </w:rPr>
      </w:pPr>
      <w:r>
        <w:fldChar w:fldCharType="begin"/>
      </w:r>
      <w:r>
        <w:instrText xml:space="preserve"> TOC \o "1-2" \h \z \u </w:instrText>
      </w:r>
      <w:r>
        <w:fldChar w:fldCharType="separate"/>
      </w:r>
      <w:hyperlink w:anchor="_Toc100827419" w:history="1">
        <w:r w:rsidRPr="0033585E">
          <w:rPr>
            <w:rStyle w:val="Hyperlink"/>
            <w:noProof/>
          </w:rPr>
          <w:t>Prerequisites</w:t>
        </w:r>
        <w:r>
          <w:rPr>
            <w:noProof/>
            <w:webHidden/>
          </w:rPr>
          <w:tab/>
        </w:r>
        <w:r>
          <w:rPr>
            <w:noProof/>
            <w:webHidden/>
          </w:rPr>
          <w:fldChar w:fldCharType="begin"/>
        </w:r>
        <w:r>
          <w:rPr>
            <w:noProof/>
            <w:webHidden/>
          </w:rPr>
          <w:instrText xml:space="preserve"> PAGEREF _Toc100827419 \h </w:instrText>
        </w:r>
        <w:r>
          <w:rPr>
            <w:noProof/>
            <w:webHidden/>
          </w:rPr>
        </w:r>
        <w:r>
          <w:rPr>
            <w:noProof/>
            <w:webHidden/>
          </w:rPr>
          <w:fldChar w:fldCharType="separate"/>
        </w:r>
        <w:r>
          <w:rPr>
            <w:noProof/>
            <w:webHidden/>
          </w:rPr>
          <w:t>3</w:t>
        </w:r>
        <w:r>
          <w:rPr>
            <w:noProof/>
            <w:webHidden/>
          </w:rPr>
          <w:fldChar w:fldCharType="end"/>
        </w:r>
      </w:hyperlink>
    </w:p>
    <w:p w14:paraId="2B4CFA19" w14:textId="548005BC" w:rsidR="00293B39" w:rsidRDefault="003D2F37">
      <w:pPr>
        <w:pStyle w:val="TOC2"/>
        <w:tabs>
          <w:tab w:val="right" w:leader="dot" w:pos="9350"/>
        </w:tabs>
        <w:rPr>
          <w:rFonts w:eastAsiaTheme="minorEastAsia"/>
          <w:noProof/>
        </w:rPr>
      </w:pPr>
      <w:hyperlink w:anchor="_Toc100827420" w:history="1">
        <w:r w:rsidR="00293B39" w:rsidRPr="0033585E">
          <w:rPr>
            <w:rStyle w:val="Hyperlink"/>
            <w:noProof/>
          </w:rPr>
          <w:t>Enable BGP on project</w:t>
        </w:r>
        <w:r w:rsidR="00293B39">
          <w:rPr>
            <w:noProof/>
            <w:webHidden/>
          </w:rPr>
          <w:tab/>
        </w:r>
        <w:r w:rsidR="00293B39">
          <w:rPr>
            <w:noProof/>
            <w:webHidden/>
          </w:rPr>
          <w:fldChar w:fldCharType="begin"/>
        </w:r>
        <w:r w:rsidR="00293B39">
          <w:rPr>
            <w:noProof/>
            <w:webHidden/>
          </w:rPr>
          <w:instrText xml:space="preserve"> PAGEREF _Toc100827420 \h </w:instrText>
        </w:r>
        <w:r w:rsidR="00293B39">
          <w:rPr>
            <w:noProof/>
            <w:webHidden/>
          </w:rPr>
        </w:r>
        <w:r w:rsidR="00293B39">
          <w:rPr>
            <w:noProof/>
            <w:webHidden/>
          </w:rPr>
          <w:fldChar w:fldCharType="separate"/>
        </w:r>
        <w:r w:rsidR="00293B39">
          <w:rPr>
            <w:noProof/>
            <w:webHidden/>
          </w:rPr>
          <w:t>4</w:t>
        </w:r>
        <w:r w:rsidR="00293B39">
          <w:rPr>
            <w:noProof/>
            <w:webHidden/>
          </w:rPr>
          <w:fldChar w:fldCharType="end"/>
        </w:r>
      </w:hyperlink>
    </w:p>
    <w:p w14:paraId="43234D40" w14:textId="28AB5F10" w:rsidR="00293B39" w:rsidRDefault="003D2F37">
      <w:pPr>
        <w:pStyle w:val="TOC2"/>
        <w:tabs>
          <w:tab w:val="right" w:leader="dot" w:pos="9350"/>
        </w:tabs>
        <w:rPr>
          <w:rFonts w:eastAsiaTheme="minorEastAsia"/>
          <w:noProof/>
        </w:rPr>
      </w:pPr>
      <w:hyperlink w:anchor="_Toc100827421" w:history="1">
        <w:r w:rsidR="00293B39" w:rsidRPr="0033585E">
          <w:rPr>
            <w:rStyle w:val="Hyperlink"/>
            <w:noProof/>
          </w:rPr>
          <w:t>Create layer 2 VLANs</w:t>
        </w:r>
        <w:r w:rsidR="00293B39">
          <w:rPr>
            <w:noProof/>
            <w:webHidden/>
          </w:rPr>
          <w:tab/>
        </w:r>
        <w:r w:rsidR="00293B39">
          <w:rPr>
            <w:noProof/>
            <w:webHidden/>
          </w:rPr>
          <w:fldChar w:fldCharType="begin"/>
        </w:r>
        <w:r w:rsidR="00293B39">
          <w:rPr>
            <w:noProof/>
            <w:webHidden/>
          </w:rPr>
          <w:instrText xml:space="preserve"> PAGEREF _Toc100827421 \h </w:instrText>
        </w:r>
        <w:r w:rsidR="00293B39">
          <w:rPr>
            <w:noProof/>
            <w:webHidden/>
          </w:rPr>
        </w:r>
        <w:r w:rsidR="00293B39">
          <w:rPr>
            <w:noProof/>
            <w:webHidden/>
          </w:rPr>
          <w:fldChar w:fldCharType="separate"/>
        </w:r>
        <w:r w:rsidR="00293B39">
          <w:rPr>
            <w:noProof/>
            <w:webHidden/>
          </w:rPr>
          <w:t>4</w:t>
        </w:r>
        <w:r w:rsidR="00293B39">
          <w:rPr>
            <w:noProof/>
            <w:webHidden/>
          </w:rPr>
          <w:fldChar w:fldCharType="end"/>
        </w:r>
      </w:hyperlink>
    </w:p>
    <w:p w14:paraId="3C57649F" w14:textId="3D14C45D" w:rsidR="00293B39" w:rsidRDefault="003D2F37">
      <w:pPr>
        <w:pStyle w:val="TOC2"/>
        <w:tabs>
          <w:tab w:val="right" w:leader="dot" w:pos="9350"/>
        </w:tabs>
        <w:rPr>
          <w:rFonts w:eastAsiaTheme="minorEastAsia"/>
          <w:noProof/>
        </w:rPr>
      </w:pPr>
      <w:hyperlink w:anchor="_Toc100827422" w:history="1">
        <w:r w:rsidR="00293B39" w:rsidRPr="0033585E">
          <w:rPr>
            <w:rStyle w:val="Hyperlink"/>
            <w:noProof/>
          </w:rPr>
          <w:t>Request Elastic IP Addresses</w:t>
        </w:r>
        <w:r w:rsidR="00293B39">
          <w:rPr>
            <w:noProof/>
            <w:webHidden/>
          </w:rPr>
          <w:tab/>
        </w:r>
        <w:r w:rsidR="00293B39">
          <w:rPr>
            <w:noProof/>
            <w:webHidden/>
          </w:rPr>
          <w:fldChar w:fldCharType="begin"/>
        </w:r>
        <w:r w:rsidR="00293B39">
          <w:rPr>
            <w:noProof/>
            <w:webHidden/>
          </w:rPr>
          <w:instrText xml:space="preserve"> PAGEREF _Toc100827422 \h </w:instrText>
        </w:r>
        <w:r w:rsidR="00293B39">
          <w:rPr>
            <w:noProof/>
            <w:webHidden/>
          </w:rPr>
        </w:r>
        <w:r w:rsidR="00293B39">
          <w:rPr>
            <w:noProof/>
            <w:webHidden/>
          </w:rPr>
          <w:fldChar w:fldCharType="separate"/>
        </w:r>
        <w:r w:rsidR="00293B39">
          <w:rPr>
            <w:noProof/>
            <w:webHidden/>
          </w:rPr>
          <w:t>5</w:t>
        </w:r>
        <w:r w:rsidR="00293B39">
          <w:rPr>
            <w:noProof/>
            <w:webHidden/>
          </w:rPr>
          <w:fldChar w:fldCharType="end"/>
        </w:r>
      </w:hyperlink>
    </w:p>
    <w:p w14:paraId="7FBBEF77" w14:textId="4A65E2C7" w:rsidR="00293B39" w:rsidRDefault="003D2F37">
      <w:pPr>
        <w:pStyle w:val="TOC1"/>
        <w:rPr>
          <w:rFonts w:eastAsiaTheme="minorEastAsia"/>
          <w:noProof/>
        </w:rPr>
      </w:pPr>
      <w:hyperlink w:anchor="_Toc100827423" w:history="1">
        <w:r w:rsidR="00293B39" w:rsidRPr="0033585E">
          <w:rPr>
            <w:rStyle w:val="Hyperlink"/>
            <w:noProof/>
          </w:rPr>
          <w:t>Deploy and Configure Ubuntu KVM hypervisor hosts</w:t>
        </w:r>
        <w:r w:rsidR="00293B39">
          <w:rPr>
            <w:noProof/>
            <w:webHidden/>
          </w:rPr>
          <w:tab/>
        </w:r>
        <w:r w:rsidR="00293B39">
          <w:rPr>
            <w:noProof/>
            <w:webHidden/>
          </w:rPr>
          <w:fldChar w:fldCharType="begin"/>
        </w:r>
        <w:r w:rsidR="00293B39">
          <w:rPr>
            <w:noProof/>
            <w:webHidden/>
          </w:rPr>
          <w:instrText xml:space="preserve"> PAGEREF _Toc100827423 \h </w:instrText>
        </w:r>
        <w:r w:rsidR="00293B39">
          <w:rPr>
            <w:noProof/>
            <w:webHidden/>
          </w:rPr>
        </w:r>
        <w:r w:rsidR="00293B39">
          <w:rPr>
            <w:noProof/>
            <w:webHidden/>
          </w:rPr>
          <w:fldChar w:fldCharType="separate"/>
        </w:r>
        <w:r w:rsidR="00293B39">
          <w:rPr>
            <w:noProof/>
            <w:webHidden/>
          </w:rPr>
          <w:t>6</w:t>
        </w:r>
        <w:r w:rsidR="00293B39">
          <w:rPr>
            <w:noProof/>
            <w:webHidden/>
          </w:rPr>
          <w:fldChar w:fldCharType="end"/>
        </w:r>
      </w:hyperlink>
    </w:p>
    <w:p w14:paraId="67DEA1E9" w14:textId="310C8E18" w:rsidR="00293B39" w:rsidRDefault="003D2F37">
      <w:pPr>
        <w:pStyle w:val="TOC2"/>
        <w:tabs>
          <w:tab w:val="right" w:leader="dot" w:pos="9350"/>
        </w:tabs>
        <w:rPr>
          <w:rFonts w:eastAsiaTheme="minorEastAsia"/>
          <w:noProof/>
        </w:rPr>
      </w:pPr>
      <w:hyperlink w:anchor="_Toc100827424" w:history="1">
        <w:r w:rsidR="00293B39" w:rsidRPr="0033585E">
          <w:rPr>
            <w:rStyle w:val="Hyperlink"/>
            <w:noProof/>
          </w:rPr>
          <w:t>Install bare metal Ubuntu instances</w:t>
        </w:r>
        <w:r w:rsidR="00293B39">
          <w:rPr>
            <w:noProof/>
            <w:webHidden/>
          </w:rPr>
          <w:tab/>
        </w:r>
        <w:r w:rsidR="00293B39">
          <w:rPr>
            <w:noProof/>
            <w:webHidden/>
          </w:rPr>
          <w:fldChar w:fldCharType="begin"/>
        </w:r>
        <w:r w:rsidR="00293B39">
          <w:rPr>
            <w:noProof/>
            <w:webHidden/>
          </w:rPr>
          <w:instrText xml:space="preserve"> PAGEREF _Toc100827424 \h </w:instrText>
        </w:r>
        <w:r w:rsidR="00293B39">
          <w:rPr>
            <w:noProof/>
            <w:webHidden/>
          </w:rPr>
        </w:r>
        <w:r w:rsidR="00293B39">
          <w:rPr>
            <w:noProof/>
            <w:webHidden/>
          </w:rPr>
          <w:fldChar w:fldCharType="separate"/>
        </w:r>
        <w:r w:rsidR="00293B39">
          <w:rPr>
            <w:noProof/>
            <w:webHidden/>
          </w:rPr>
          <w:t>6</w:t>
        </w:r>
        <w:r w:rsidR="00293B39">
          <w:rPr>
            <w:noProof/>
            <w:webHidden/>
          </w:rPr>
          <w:fldChar w:fldCharType="end"/>
        </w:r>
      </w:hyperlink>
    </w:p>
    <w:p w14:paraId="62F6673F" w14:textId="12A2934B" w:rsidR="00293B39" w:rsidRDefault="003D2F37">
      <w:pPr>
        <w:pStyle w:val="TOC2"/>
        <w:tabs>
          <w:tab w:val="right" w:leader="dot" w:pos="9350"/>
        </w:tabs>
        <w:rPr>
          <w:rFonts w:eastAsiaTheme="minorEastAsia"/>
          <w:noProof/>
        </w:rPr>
      </w:pPr>
      <w:hyperlink w:anchor="_Toc100827425" w:history="1">
        <w:r w:rsidR="00293B39" w:rsidRPr="0033585E">
          <w:rPr>
            <w:rStyle w:val="Hyperlink"/>
            <w:noProof/>
          </w:rPr>
          <w:t>Populate user data section</w:t>
        </w:r>
        <w:r w:rsidR="00293B39">
          <w:rPr>
            <w:noProof/>
            <w:webHidden/>
          </w:rPr>
          <w:tab/>
        </w:r>
        <w:r w:rsidR="00293B39">
          <w:rPr>
            <w:noProof/>
            <w:webHidden/>
          </w:rPr>
          <w:fldChar w:fldCharType="begin"/>
        </w:r>
        <w:r w:rsidR="00293B39">
          <w:rPr>
            <w:noProof/>
            <w:webHidden/>
          </w:rPr>
          <w:instrText xml:space="preserve"> PAGEREF _Toc100827425 \h </w:instrText>
        </w:r>
        <w:r w:rsidR="00293B39">
          <w:rPr>
            <w:noProof/>
            <w:webHidden/>
          </w:rPr>
        </w:r>
        <w:r w:rsidR="00293B39">
          <w:rPr>
            <w:noProof/>
            <w:webHidden/>
          </w:rPr>
          <w:fldChar w:fldCharType="separate"/>
        </w:r>
        <w:r w:rsidR="00293B39">
          <w:rPr>
            <w:noProof/>
            <w:webHidden/>
          </w:rPr>
          <w:t>7</w:t>
        </w:r>
        <w:r w:rsidR="00293B39">
          <w:rPr>
            <w:noProof/>
            <w:webHidden/>
          </w:rPr>
          <w:fldChar w:fldCharType="end"/>
        </w:r>
      </w:hyperlink>
    </w:p>
    <w:p w14:paraId="21E3C28A" w14:textId="67364D94" w:rsidR="00293B39" w:rsidRDefault="003D2F37">
      <w:pPr>
        <w:pStyle w:val="TOC2"/>
        <w:tabs>
          <w:tab w:val="right" w:leader="dot" w:pos="9350"/>
        </w:tabs>
        <w:rPr>
          <w:rFonts w:eastAsiaTheme="minorEastAsia"/>
          <w:noProof/>
        </w:rPr>
      </w:pPr>
      <w:hyperlink w:anchor="_Toc100827426" w:history="1">
        <w:r w:rsidR="00293B39" w:rsidRPr="0033585E">
          <w:rPr>
            <w:rStyle w:val="Hyperlink"/>
            <w:noProof/>
          </w:rPr>
          <w:t>Enable BGP on Metal instances</w:t>
        </w:r>
        <w:r w:rsidR="00293B39">
          <w:rPr>
            <w:noProof/>
            <w:webHidden/>
          </w:rPr>
          <w:tab/>
        </w:r>
        <w:r w:rsidR="00293B39">
          <w:rPr>
            <w:noProof/>
            <w:webHidden/>
          </w:rPr>
          <w:fldChar w:fldCharType="begin"/>
        </w:r>
        <w:r w:rsidR="00293B39">
          <w:rPr>
            <w:noProof/>
            <w:webHidden/>
          </w:rPr>
          <w:instrText xml:space="preserve"> PAGEREF _Toc100827426 \h </w:instrText>
        </w:r>
        <w:r w:rsidR="00293B39">
          <w:rPr>
            <w:noProof/>
            <w:webHidden/>
          </w:rPr>
        </w:r>
        <w:r w:rsidR="00293B39">
          <w:rPr>
            <w:noProof/>
            <w:webHidden/>
          </w:rPr>
          <w:fldChar w:fldCharType="separate"/>
        </w:r>
        <w:r w:rsidR="00293B39">
          <w:rPr>
            <w:noProof/>
            <w:webHidden/>
          </w:rPr>
          <w:t>8</w:t>
        </w:r>
        <w:r w:rsidR="00293B39">
          <w:rPr>
            <w:noProof/>
            <w:webHidden/>
          </w:rPr>
          <w:fldChar w:fldCharType="end"/>
        </w:r>
      </w:hyperlink>
    </w:p>
    <w:p w14:paraId="39AAFC21" w14:textId="1134C549" w:rsidR="00293B39" w:rsidRDefault="003D2F37">
      <w:pPr>
        <w:pStyle w:val="TOC2"/>
        <w:tabs>
          <w:tab w:val="right" w:leader="dot" w:pos="9350"/>
        </w:tabs>
        <w:rPr>
          <w:rFonts w:eastAsiaTheme="minorEastAsia"/>
          <w:noProof/>
        </w:rPr>
      </w:pPr>
      <w:hyperlink w:anchor="_Toc100827427" w:history="1">
        <w:r w:rsidR="00293B39" w:rsidRPr="0033585E">
          <w:rPr>
            <w:rStyle w:val="Hyperlink"/>
            <w:noProof/>
          </w:rPr>
          <w:t>Convert Metal network</w:t>
        </w:r>
        <w:r w:rsidR="00293B39">
          <w:rPr>
            <w:noProof/>
            <w:webHidden/>
          </w:rPr>
          <w:tab/>
        </w:r>
        <w:r w:rsidR="00293B39">
          <w:rPr>
            <w:noProof/>
            <w:webHidden/>
          </w:rPr>
          <w:fldChar w:fldCharType="begin"/>
        </w:r>
        <w:r w:rsidR="00293B39">
          <w:rPr>
            <w:noProof/>
            <w:webHidden/>
          </w:rPr>
          <w:instrText xml:space="preserve"> PAGEREF _Toc100827427 \h </w:instrText>
        </w:r>
        <w:r w:rsidR="00293B39">
          <w:rPr>
            <w:noProof/>
            <w:webHidden/>
          </w:rPr>
        </w:r>
        <w:r w:rsidR="00293B39">
          <w:rPr>
            <w:noProof/>
            <w:webHidden/>
          </w:rPr>
          <w:fldChar w:fldCharType="separate"/>
        </w:r>
        <w:r w:rsidR="00293B39">
          <w:rPr>
            <w:noProof/>
            <w:webHidden/>
          </w:rPr>
          <w:t>9</w:t>
        </w:r>
        <w:r w:rsidR="00293B39">
          <w:rPr>
            <w:noProof/>
            <w:webHidden/>
          </w:rPr>
          <w:fldChar w:fldCharType="end"/>
        </w:r>
      </w:hyperlink>
    </w:p>
    <w:p w14:paraId="6F974937" w14:textId="47627480" w:rsidR="00293B39" w:rsidRDefault="003D2F37">
      <w:pPr>
        <w:pStyle w:val="TOC2"/>
        <w:tabs>
          <w:tab w:val="right" w:leader="dot" w:pos="9350"/>
        </w:tabs>
        <w:rPr>
          <w:rFonts w:eastAsiaTheme="minorEastAsia"/>
          <w:noProof/>
        </w:rPr>
      </w:pPr>
      <w:hyperlink w:anchor="_Toc100827428" w:history="1">
        <w:r w:rsidR="00293B39" w:rsidRPr="0033585E">
          <w:rPr>
            <w:rStyle w:val="Hyperlink"/>
            <w:noProof/>
          </w:rPr>
          <w:t>Assign elastic IP addresses</w:t>
        </w:r>
        <w:r w:rsidR="00293B39">
          <w:rPr>
            <w:noProof/>
            <w:webHidden/>
          </w:rPr>
          <w:tab/>
        </w:r>
        <w:r w:rsidR="00293B39">
          <w:rPr>
            <w:noProof/>
            <w:webHidden/>
          </w:rPr>
          <w:fldChar w:fldCharType="begin"/>
        </w:r>
        <w:r w:rsidR="00293B39">
          <w:rPr>
            <w:noProof/>
            <w:webHidden/>
          </w:rPr>
          <w:instrText xml:space="preserve"> PAGEREF _Toc100827428 \h </w:instrText>
        </w:r>
        <w:r w:rsidR="00293B39">
          <w:rPr>
            <w:noProof/>
            <w:webHidden/>
          </w:rPr>
        </w:r>
        <w:r w:rsidR="00293B39">
          <w:rPr>
            <w:noProof/>
            <w:webHidden/>
          </w:rPr>
          <w:fldChar w:fldCharType="separate"/>
        </w:r>
        <w:r w:rsidR="00293B39">
          <w:rPr>
            <w:noProof/>
            <w:webHidden/>
          </w:rPr>
          <w:t>11</w:t>
        </w:r>
        <w:r w:rsidR="00293B39">
          <w:rPr>
            <w:noProof/>
            <w:webHidden/>
          </w:rPr>
          <w:fldChar w:fldCharType="end"/>
        </w:r>
      </w:hyperlink>
    </w:p>
    <w:p w14:paraId="19E0AAE9" w14:textId="3BEAAB5B" w:rsidR="00293B39" w:rsidRDefault="003D2F37">
      <w:pPr>
        <w:pStyle w:val="TOC2"/>
        <w:tabs>
          <w:tab w:val="right" w:leader="dot" w:pos="9350"/>
        </w:tabs>
        <w:rPr>
          <w:rFonts w:eastAsiaTheme="minorEastAsia"/>
          <w:noProof/>
        </w:rPr>
      </w:pPr>
      <w:hyperlink w:anchor="_Toc100827429" w:history="1">
        <w:r w:rsidR="00293B39" w:rsidRPr="0033585E">
          <w:rPr>
            <w:rStyle w:val="Hyperlink"/>
            <w:noProof/>
          </w:rPr>
          <w:t>Modify instance network configuration</w:t>
        </w:r>
        <w:r w:rsidR="00293B39">
          <w:rPr>
            <w:noProof/>
            <w:webHidden/>
          </w:rPr>
          <w:tab/>
        </w:r>
        <w:r w:rsidR="00293B39">
          <w:rPr>
            <w:noProof/>
            <w:webHidden/>
          </w:rPr>
          <w:fldChar w:fldCharType="begin"/>
        </w:r>
        <w:r w:rsidR="00293B39">
          <w:rPr>
            <w:noProof/>
            <w:webHidden/>
          </w:rPr>
          <w:instrText xml:space="preserve"> PAGEREF _Toc100827429 \h </w:instrText>
        </w:r>
        <w:r w:rsidR="00293B39">
          <w:rPr>
            <w:noProof/>
            <w:webHidden/>
          </w:rPr>
        </w:r>
        <w:r w:rsidR="00293B39">
          <w:rPr>
            <w:noProof/>
            <w:webHidden/>
          </w:rPr>
          <w:fldChar w:fldCharType="separate"/>
        </w:r>
        <w:r w:rsidR="00293B39">
          <w:rPr>
            <w:noProof/>
            <w:webHidden/>
          </w:rPr>
          <w:t>12</w:t>
        </w:r>
        <w:r w:rsidR="00293B39">
          <w:rPr>
            <w:noProof/>
            <w:webHidden/>
          </w:rPr>
          <w:fldChar w:fldCharType="end"/>
        </w:r>
      </w:hyperlink>
    </w:p>
    <w:p w14:paraId="5B095DB9" w14:textId="6554D6AE" w:rsidR="00293B39" w:rsidRDefault="003D2F37">
      <w:pPr>
        <w:pStyle w:val="TOC1"/>
        <w:rPr>
          <w:rFonts w:eastAsiaTheme="minorEastAsia"/>
          <w:noProof/>
        </w:rPr>
      </w:pPr>
      <w:hyperlink w:anchor="_Toc100827430" w:history="1">
        <w:r w:rsidR="00293B39" w:rsidRPr="0033585E">
          <w:rPr>
            <w:rStyle w:val="Hyperlink"/>
            <w:noProof/>
          </w:rPr>
          <w:t>Deploy BIG-IP VM</w:t>
        </w:r>
        <w:r w:rsidR="00293B39">
          <w:rPr>
            <w:noProof/>
            <w:webHidden/>
          </w:rPr>
          <w:tab/>
        </w:r>
        <w:r w:rsidR="00293B39">
          <w:rPr>
            <w:noProof/>
            <w:webHidden/>
          </w:rPr>
          <w:fldChar w:fldCharType="begin"/>
        </w:r>
        <w:r w:rsidR="00293B39">
          <w:rPr>
            <w:noProof/>
            <w:webHidden/>
          </w:rPr>
          <w:instrText xml:space="preserve"> PAGEREF _Toc100827430 \h </w:instrText>
        </w:r>
        <w:r w:rsidR="00293B39">
          <w:rPr>
            <w:noProof/>
            <w:webHidden/>
          </w:rPr>
        </w:r>
        <w:r w:rsidR="00293B39">
          <w:rPr>
            <w:noProof/>
            <w:webHidden/>
          </w:rPr>
          <w:fldChar w:fldCharType="separate"/>
        </w:r>
        <w:r w:rsidR="00293B39">
          <w:rPr>
            <w:noProof/>
            <w:webHidden/>
          </w:rPr>
          <w:t>15</w:t>
        </w:r>
        <w:r w:rsidR="00293B39">
          <w:rPr>
            <w:noProof/>
            <w:webHidden/>
          </w:rPr>
          <w:fldChar w:fldCharType="end"/>
        </w:r>
      </w:hyperlink>
    </w:p>
    <w:p w14:paraId="115D5B13" w14:textId="5EE15F10" w:rsidR="00293B39" w:rsidRDefault="003D2F37">
      <w:pPr>
        <w:pStyle w:val="TOC2"/>
        <w:tabs>
          <w:tab w:val="right" w:leader="dot" w:pos="9350"/>
        </w:tabs>
        <w:rPr>
          <w:rFonts w:eastAsiaTheme="minorEastAsia"/>
          <w:noProof/>
        </w:rPr>
      </w:pPr>
      <w:hyperlink w:anchor="_Toc100827431" w:history="1">
        <w:r w:rsidR="00293B39" w:rsidRPr="0033585E">
          <w:rPr>
            <w:rStyle w:val="Hyperlink"/>
            <w:noProof/>
          </w:rPr>
          <w:t>Configure BIG-IP</w:t>
        </w:r>
        <w:r w:rsidR="00293B39">
          <w:rPr>
            <w:noProof/>
            <w:webHidden/>
          </w:rPr>
          <w:tab/>
        </w:r>
        <w:r w:rsidR="00293B39">
          <w:rPr>
            <w:noProof/>
            <w:webHidden/>
          </w:rPr>
          <w:fldChar w:fldCharType="begin"/>
        </w:r>
        <w:r w:rsidR="00293B39">
          <w:rPr>
            <w:noProof/>
            <w:webHidden/>
          </w:rPr>
          <w:instrText xml:space="preserve"> PAGEREF _Toc100827431 \h </w:instrText>
        </w:r>
        <w:r w:rsidR="00293B39">
          <w:rPr>
            <w:noProof/>
            <w:webHidden/>
          </w:rPr>
        </w:r>
        <w:r w:rsidR="00293B39">
          <w:rPr>
            <w:noProof/>
            <w:webHidden/>
          </w:rPr>
          <w:fldChar w:fldCharType="separate"/>
        </w:r>
        <w:r w:rsidR="00293B39">
          <w:rPr>
            <w:noProof/>
            <w:webHidden/>
          </w:rPr>
          <w:t>16</w:t>
        </w:r>
        <w:r w:rsidR="00293B39">
          <w:rPr>
            <w:noProof/>
            <w:webHidden/>
          </w:rPr>
          <w:fldChar w:fldCharType="end"/>
        </w:r>
      </w:hyperlink>
    </w:p>
    <w:p w14:paraId="457BABB6" w14:textId="1A5C362F" w:rsidR="00293B39" w:rsidRDefault="003D2F37">
      <w:pPr>
        <w:pStyle w:val="TOC2"/>
        <w:tabs>
          <w:tab w:val="right" w:leader="dot" w:pos="9350"/>
        </w:tabs>
        <w:rPr>
          <w:rFonts w:eastAsiaTheme="minorEastAsia"/>
          <w:noProof/>
        </w:rPr>
      </w:pPr>
      <w:hyperlink w:anchor="_Toc100827432" w:history="1">
        <w:r w:rsidR="00293B39" w:rsidRPr="0033585E">
          <w:rPr>
            <w:rStyle w:val="Hyperlink"/>
            <w:noProof/>
          </w:rPr>
          <w:t>Configure BIRD BGP routing daemon on Ubuntu</w:t>
        </w:r>
        <w:r w:rsidR="00293B39">
          <w:rPr>
            <w:noProof/>
            <w:webHidden/>
          </w:rPr>
          <w:tab/>
        </w:r>
        <w:r w:rsidR="00293B39">
          <w:rPr>
            <w:noProof/>
            <w:webHidden/>
          </w:rPr>
          <w:fldChar w:fldCharType="begin"/>
        </w:r>
        <w:r w:rsidR="00293B39">
          <w:rPr>
            <w:noProof/>
            <w:webHidden/>
          </w:rPr>
          <w:instrText xml:space="preserve"> PAGEREF _Toc100827432 \h </w:instrText>
        </w:r>
        <w:r w:rsidR="00293B39">
          <w:rPr>
            <w:noProof/>
            <w:webHidden/>
          </w:rPr>
        </w:r>
        <w:r w:rsidR="00293B39">
          <w:rPr>
            <w:noProof/>
            <w:webHidden/>
          </w:rPr>
          <w:fldChar w:fldCharType="separate"/>
        </w:r>
        <w:r w:rsidR="00293B39">
          <w:rPr>
            <w:noProof/>
            <w:webHidden/>
          </w:rPr>
          <w:t>17</w:t>
        </w:r>
        <w:r w:rsidR="00293B39">
          <w:rPr>
            <w:noProof/>
            <w:webHidden/>
          </w:rPr>
          <w:fldChar w:fldCharType="end"/>
        </w:r>
      </w:hyperlink>
    </w:p>
    <w:p w14:paraId="34774DB8" w14:textId="737AB183" w:rsidR="00293B39" w:rsidRDefault="003D2F37">
      <w:pPr>
        <w:pStyle w:val="TOC2"/>
        <w:tabs>
          <w:tab w:val="right" w:leader="dot" w:pos="9350"/>
        </w:tabs>
        <w:rPr>
          <w:rFonts w:eastAsiaTheme="minorEastAsia"/>
          <w:noProof/>
        </w:rPr>
      </w:pPr>
      <w:hyperlink w:anchor="_Toc100827433" w:history="1">
        <w:r w:rsidR="00293B39" w:rsidRPr="0033585E">
          <w:rPr>
            <w:rStyle w:val="Hyperlink"/>
            <w:noProof/>
          </w:rPr>
          <w:t>Confirm BIRD BGP neighbors</w:t>
        </w:r>
        <w:r w:rsidR="00293B39">
          <w:rPr>
            <w:noProof/>
            <w:webHidden/>
          </w:rPr>
          <w:tab/>
        </w:r>
        <w:r w:rsidR="00293B39">
          <w:rPr>
            <w:noProof/>
            <w:webHidden/>
          </w:rPr>
          <w:fldChar w:fldCharType="begin"/>
        </w:r>
        <w:r w:rsidR="00293B39">
          <w:rPr>
            <w:noProof/>
            <w:webHidden/>
          </w:rPr>
          <w:instrText xml:space="preserve"> PAGEREF _Toc100827433 \h </w:instrText>
        </w:r>
        <w:r w:rsidR="00293B39">
          <w:rPr>
            <w:noProof/>
            <w:webHidden/>
          </w:rPr>
        </w:r>
        <w:r w:rsidR="00293B39">
          <w:rPr>
            <w:noProof/>
            <w:webHidden/>
          </w:rPr>
          <w:fldChar w:fldCharType="separate"/>
        </w:r>
        <w:r w:rsidR="00293B39">
          <w:rPr>
            <w:noProof/>
            <w:webHidden/>
          </w:rPr>
          <w:t>18</w:t>
        </w:r>
        <w:r w:rsidR="00293B39">
          <w:rPr>
            <w:noProof/>
            <w:webHidden/>
          </w:rPr>
          <w:fldChar w:fldCharType="end"/>
        </w:r>
      </w:hyperlink>
    </w:p>
    <w:p w14:paraId="5FED5532" w14:textId="0E251F3A" w:rsidR="00293B39" w:rsidRDefault="003D2F37">
      <w:pPr>
        <w:pStyle w:val="TOC1"/>
        <w:rPr>
          <w:rFonts w:eastAsiaTheme="minorEastAsia"/>
          <w:noProof/>
        </w:rPr>
      </w:pPr>
      <w:hyperlink w:anchor="_Toc100827434" w:history="1">
        <w:r w:rsidR="00293B39" w:rsidRPr="0033585E">
          <w:rPr>
            <w:rStyle w:val="Hyperlink"/>
            <w:noProof/>
          </w:rPr>
          <w:t>Deploy Sample NGINX Back-end Web Servers</w:t>
        </w:r>
        <w:r w:rsidR="00293B39">
          <w:rPr>
            <w:noProof/>
            <w:webHidden/>
          </w:rPr>
          <w:tab/>
        </w:r>
        <w:r w:rsidR="00293B39">
          <w:rPr>
            <w:noProof/>
            <w:webHidden/>
          </w:rPr>
          <w:fldChar w:fldCharType="begin"/>
        </w:r>
        <w:r w:rsidR="00293B39">
          <w:rPr>
            <w:noProof/>
            <w:webHidden/>
          </w:rPr>
          <w:instrText xml:space="preserve"> PAGEREF _Toc100827434 \h </w:instrText>
        </w:r>
        <w:r w:rsidR="00293B39">
          <w:rPr>
            <w:noProof/>
            <w:webHidden/>
          </w:rPr>
        </w:r>
        <w:r w:rsidR="00293B39">
          <w:rPr>
            <w:noProof/>
            <w:webHidden/>
          </w:rPr>
          <w:fldChar w:fldCharType="separate"/>
        </w:r>
        <w:r w:rsidR="00293B39">
          <w:rPr>
            <w:noProof/>
            <w:webHidden/>
          </w:rPr>
          <w:t>18</w:t>
        </w:r>
        <w:r w:rsidR="00293B39">
          <w:rPr>
            <w:noProof/>
            <w:webHidden/>
          </w:rPr>
          <w:fldChar w:fldCharType="end"/>
        </w:r>
      </w:hyperlink>
    </w:p>
    <w:p w14:paraId="2EEA58B3" w14:textId="741C1FF4" w:rsidR="00293B39" w:rsidRDefault="003D2F37">
      <w:pPr>
        <w:pStyle w:val="TOC2"/>
        <w:tabs>
          <w:tab w:val="right" w:leader="dot" w:pos="9350"/>
        </w:tabs>
        <w:rPr>
          <w:rFonts w:eastAsiaTheme="minorEastAsia"/>
          <w:noProof/>
        </w:rPr>
      </w:pPr>
      <w:hyperlink w:anchor="_Toc100827435" w:history="1">
        <w:r w:rsidR="00293B39" w:rsidRPr="0033585E">
          <w:rPr>
            <w:rStyle w:val="Hyperlink"/>
            <w:noProof/>
          </w:rPr>
          <w:t>Deploy Metal Ubuntu instances</w:t>
        </w:r>
        <w:r w:rsidR="00293B39">
          <w:rPr>
            <w:noProof/>
            <w:webHidden/>
          </w:rPr>
          <w:tab/>
        </w:r>
        <w:r w:rsidR="00293B39">
          <w:rPr>
            <w:noProof/>
            <w:webHidden/>
          </w:rPr>
          <w:fldChar w:fldCharType="begin"/>
        </w:r>
        <w:r w:rsidR="00293B39">
          <w:rPr>
            <w:noProof/>
            <w:webHidden/>
          </w:rPr>
          <w:instrText xml:space="preserve"> PAGEREF _Toc100827435 \h </w:instrText>
        </w:r>
        <w:r w:rsidR="00293B39">
          <w:rPr>
            <w:noProof/>
            <w:webHidden/>
          </w:rPr>
        </w:r>
        <w:r w:rsidR="00293B39">
          <w:rPr>
            <w:noProof/>
            <w:webHidden/>
          </w:rPr>
          <w:fldChar w:fldCharType="separate"/>
        </w:r>
        <w:r w:rsidR="00293B39">
          <w:rPr>
            <w:noProof/>
            <w:webHidden/>
          </w:rPr>
          <w:t>19</w:t>
        </w:r>
        <w:r w:rsidR="00293B39">
          <w:rPr>
            <w:noProof/>
            <w:webHidden/>
          </w:rPr>
          <w:fldChar w:fldCharType="end"/>
        </w:r>
      </w:hyperlink>
    </w:p>
    <w:p w14:paraId="6F599654" w14:textId="2010B39A" w:rsidR="00293B39" w:rsidRDefault="003D2F37">
      <w:pPr>
        <w:pStyle w:val="TOC2"/>
        <w:tabs>
          <w:tab w:val="right" w:leader="dot" w:pos="9350"/>
        </w:tabs>
        <w:rPr>
          <w:rFonts w:eastAsiaTheme="minorEastAsia"/>
          <w:noProof/>
        </w:rPr>
      </w:pPr>
      <w:hyperlink w:anchor="_Toc100827436" w:history="1">
        <w:r w:rsidR="00293B39" w:rsidRPr="0033585E">
          <w:rPr>
            <w:rStyle w:val="Hyperlink"/>
            <w:noProof/>
          </w:rPr>
          <w:t>Populate user data section</w:t>
        </w:r>
        <w:r w:rsidR="00293B39">
          <w:rPr>
            <w:noProof/>
            <w:webHidden/>
          </w:rPr>
          <w:tab/>
        </w:r>
        <w:r w:rsidR="00293B39">
          <w:rPr>
            <w:noProof/>
            <w:webHidden/>
          </w:rPr>
          <w:fldChar w:fldCharType="begin"/>
        </w:r>
        <w:r w:rsidR="00293B39">
          <w:rPr>
            <w:noProof/>
            <w:webHidden/>
          </w:rPr>
          <w:instrText xml:space="preserve"> PAGEREF _Toc100827436 \h </w:instrText>
        </w:r>
        <w:r w:rsidR="00293B39">
          <w:rPr>
            <w:noProof/>
            <w:webHidden/>
          </w:rPr>
        </w:r>
        <w:r w:rsidR="00293B39">
          <w:rPr>
            <w:noProof/>
            <w:webHidden/>
          </w:rPr>
          <w:fldChar w:fldCharType="separate"/>
        </w:r>
        <w:r w:rsidR="00293B39">
          <w:rPr>
            <w:noProof/>
            <w:webHidden/>
          </w:rPr>
          <w:t>19</w:t>
        </w:r>
        <w:r w:rsidR="00293B39">
          <w:rPr>
            <w:noProof/>
            <w:webHidden/>
          </w:rPr>
          <w:fldChar w:fldCharType="end"/>
        </w:r>
      </w:hyperlink>
    </w:p>
    <w:p w14:paraId="5AE90368" w14:textId="3D06F7DB" w:rsidR="00293B39" w:rsidRDefault="003D2F37">
      <w:pPr>
        <w:pStyle w:val="TOC2"/>
        <w:tabs>
          <w:tab w:val="right" w:leader="dot" w:pos="9350"/>
        </w:tabs>
        <w:rPr>
          <w:rFonts w:eastAsiaTheme="minorEastAsia"/>
          <w:noProof/>
        </w:rPr>
      </w:pPr>
      <w:hyperlink w:anchor="_Toc100827437" w:history="1">
        <w:r w:rsidR="00293B39" w:rsidRPr="0033585E">
          <w:rPr>
            <w:rStyle w:val="Hyperlink"/>
            <w:noProof/>
          </w:rPr>
          <w:t>Convert Metal network</w:t>
        </w:r>
        <w:r w:rsidR="00293B39">
          <w:rPr>
            <w:noProof/>
            <w:webHidden/>
          </w:rPr>
          <w:tab/>
        </w:r>
        <w:r w:rsidR="00293B39">
          <w:rPr>
            <w:noProof/>
            <w:webHidden/>
          </w:rPr>
          <w:fldChar w:fldCharType="begin"/>
        </w:r>
        <w:r w:rsidR="00293B39">
          <w:rPr>
            <w:noProof/>
            <w:webHidden/>
          </w:rPr>
          <w:instrText xml:space="preserve"> PAGEREF _Toc100827437 \h </w:instrText>
        </w:r>
        <w:r w:rsidR="00293B39">
          <w:rPr>
            <w:noProof/>
            <w:webHidden/>
          </w:rPr>
        </w:r>
        <w:r w:rsidR="00293B39">
          <w:rPr>
            <w:noProof/>
            <w:webHidden/>
          </w:rPr>
          <w:fldChar w:fldCharType="separate"/>
        </w:r>
        <w:r w:rsidR="00293B39">
          <w:rPr>
            <w:noProof/>
            <w:webHidden/>
          </w:rPr>
          <w:t>19</w:t>
        </w:r>
        <w:r w:rsidR="00293B39">
          <w:rPr>
            <w:noProof/>
            <w:webHidden/>
          </w:rPr>
          <w:fldChar w:fldCharType="end"/>
        </w:r>
      </w:hyperlink>
    </w:p>
    <w:p w14:paraId="3834A664" w14:textId="3F342A50" w:rsidR="00293B39" w:rsidRDefault="003D2F37">
      <w:pPr>
        <w:pStyle w:val="TOC2"/>
        <w:tabs>
          <w:tab w:val="right" w:leader="dot" w:pos="9350"/>
        </w:tabs>
        <w:rPr>
          <w:rFonts w:eastAsiaTheme="minorEastAsia"/>
          <w:noProof/>
        </w:rPr>
      </w:pPr>
      <w:hyperlink w:anchor="_Toc100827438" w:history="1">
        <w:r w:rsidR="00293B39" w:rsidRPr="0033585E">
          <w:rPr>
            <w:rStyle w:val="Hyperlink"/>
            <w:noProof/>
          </w:rPr>
          <w:t>Modify instance network configuration</w:t>
        </w:r>
        <w:r w:rsidR="00293B39">
          <w:rPr>
            <w:noProof/>
            <w:webHidden/>
          </w:rPr>
          <w:tab/>
        </w:r>
        <w:r w:rsidR="00293B39">
          <w:rPr>
            <w:noProof/>
            <w:webHidden/>
          </w:rPr>
          <w:fldChar w:fldCharType="begin"/>
        </w:r>
        <w:r w:rsidR="00293B39">
          <w:rPr>
            <w:noProof/>
            <w:webHidden/>
          </w:rPr>
          <w:instrText xml:space="preserve"> PAGEREF _Toc100827438 \h </w:instrText>
        </w:r>
        <w:r w:rsidR="00293B39">
          <w:rPr>
            <w:noProof/>
            <w:webHidden/>
          </w:rPr>
        </w:r>
        <w:r w:rsidR="00293B39">
          <w:rPr>
            <w:noProof/>
            <w:webHidden/>
          </w:rPr>
          <w:fldChar w:fldCharType="separate"/>
        </w:r>
        <w:r w:rsidR="00293B39">
          <w:rPr>
            <w:noProof/>
            <w:webHidden/>
          </w:rPr>
          <w:t>19</w:t>
        </w:r>
        <w:r w:rsidR="00293B39">
          <w:rPr>
            <w:noProof/>
            <w:webHidden/>
          </w:rPr>
          <w:fldChar w:fldCharType="end"/>
        </w:r>
      </w:hyperlink>
    </w:p>
    <w:p w14:paraId="56E01C99" w14:textId="612E11EC" w:rsidR="00293B39" w:rsidRDefault="003D2F37">
      <w:pPr>
        <w:pStyle w:val="TOC1"/>
        <w:rPr>
          <w:rFonts w:eastAsiaTheme="minorEastAsia"/>
          <w:noProof/>
        </w:rPr>
      </w:pPr>
      <w:hyperlink w:anchor="_Toc100827439" w:history="1">
        <w:r w:rsidR="00293B39" w:rsidRPr="0033585E">
          <w:rPr>
            <w:rStyle w:val="Hyperlink"/>
            <w:noProof/>
          </w:rPr>
          <w:t>Test Deployment</w:t>
        </w:r>
        <w:r w:rsidR="00293B39">
          <w:rPr>
            <w:noProof/>
            <w:webHidden/>
          </w:rPr>
          <w:tab/>
        </w:r>
        <w:r w:rsidR="00293B39">
          <w:rPr>
            <w:noProof/>
            <w:webHidden/>
          </w:rPr>
          <w:fldChar w:fldCharType="begin"/>
        </w:r>
        <w:r w:rsidR="00293B39">
          <w:rPr>
            <w:noProof/>
            <w:webHidden/>
          </w:rPr>
          <w:instrText xml:space="preserve"> PAGEREF _Toc100827439 \h </w:instrText>
        </w:r>
        <w:r w:rsidR="00293B39">
          <w:rPr>
            <w:noProof/>
            <w:webHidden/>
          </w:rPr>
        </w:r>
        <w:r w:rsidR="00293B39">
          <w:rPr>
            <w:noProof/>
            <w:webHidden/>
          </w:rPr>
          <w:fldChar w:fldCharType="separate"/>
        </w:r>
        <w:r w:rsidR="00293B39">
          <w:rPr>
            <w:noProof/>
            <w:webHidden/>
          </w:rPr>
          <w:t>20</w:t>
        </w:r>
        <w:r w:rsidR="00293B39">
          <w:rPr>
            <w:noProof/>
            <w:webHidden/>
          </w:rPr>
          <w:fldChar w:fldCharType="end"/>
        </w:r>
      </w:hyperlink>
    </w:p>
    <w:p w14:paraId="28AA6FC4" w14:textId="7DBD2128" w:rsidR="0018192D" w:rsidRDefault="00293B39" w:rsidP="0018192D">
      <w:pPr>
        <w:pStyle w:val="Body"/>
      </w:pPr>
      <w:r>
        <w:rPr>
          <w:rFonts w:asciiTheme="minorHAnsi" w:eastAsiaTheme="minorHAnsi" w:hAnsiTheme="minorHAnsi" w:cstheme="minorBidi"/>
          <w:sz w:val="24"/>
          <w:szCs w:val="24"/>
        </w:rPr>
        <w:fldChar w:fldCharType="end"/>
      </w:r>
    </w:p>
    <w:p w14:paraId="5ED1E0DA" w14:textId="74DEF6AE" w:rsidR="00F27758" w:rsidRDefault="00F27758" w:rsidP="0018192D">
      <w:pPr>
        <w:pStyle w:val="Body"/>
      </w:pPr>
      <w:r>
        <w:br w:type="page"/>
      </w:r>
    </w:p>
    <w:p w14:paraId="516E72D7" w14:textId="0CA98D35" w:rsidR="00E44D11" w:rsidRDefault="00E44D11" w:rsidP="00E44D11">
      <w:pPr>
        <w:pStyle w:val="NormalWeb"/>
      </w:pPr>
      <w:r>
        <w:rPr>
          <w:rFonts w:ascii="ArialMT" w:hAnsi="ArialMT"/>
          <w:color w:val="0060A0"/>
          <w:sz w:val="44"/>
          <w:szCs w:val="44"/>
        </w:rPr>
        <w:lastRenderedPageBreak/>
        <w:t>Introduction</w:t>
      </w:r>
    </w:p>
    <w:p w14:paraId="5EF30955" w14:textId="77777777" w:rsidR="00E44D11" w:rsidRDefault="00E44D11" w:rsidP="003866B5">
      <w:pPr>
        <w:pStyle w:val="Body"/>
      </w:pPr>
      <w:r>
        <w:t xml:space="preserve">With the release of </w:t>
      </w:r>
      <w:r>
        <w:rPr>
          <w:color w:val="424242"/>
        </w:rPr>
        <w:t>Equinix Metal</w:t>
      </w:r>
      <w:r>
        <w:t xml:space="preserve">, enterprises now have a great option for deploying resources on bare metal at the network edge. Additionally, since Equinix Metal is integrated into the </w:t>
      </w:r>
      <w:r>
        <w:rPr>
          <w:color w:val="424242"/>
        </w:rPr>
        <w:t>Equinix Fabric</w:t>
      </w:r>
      <w:r>
        <w:t>, it provides an excellent location for a centralized access endpoint into an organization’s multi-cloud environment.</w:t>
      </w:r>
    </w:p>
    <w:p w14:paraId="1538841D" w14:textId="2178C623" w:rsidR="00E44D11" w:rsidRDefault="00E44D11" w:rsidP="003866B5">
      <w:pPr>
        <w:pStyle w:val="Body"/>
      </w:pPr>
      <w:r>
        <w:t>However, as organizations move sensitive resources to the network edge, it is extremely critical that security moves to the edge as well. The F5 BIG-IP</w:t>
      </w:r>
      <w:r w:rsidR="009F5C4E">
        <w:t xml:space="preserve">, </w:t>
      </w:r>
      <w:r>
        <w:t>with its host of application security services</w:t>
      </w:r>
      <w:r w:rsidR="009F5C4E">
        <w:t>,</w:t>
      </w:r>
      <w:r>
        <w:t xml:space="preserve"> is well positioned to meet this need with highly available, </w:t>
      </w:r>
      <w:r w:rsidR="00826762">
        <w:t>scalable,</w:t>
      </w:r>
      <w:r>
        <w:t xml:space="preserve"> and secure access to edge compute services as well multi-cloud environments. </w:t>
      </w:r>
    </w:p>
    <w:p w14:paraId="3CB7EEC0" w14:textId="32A70FCE" w:rsidR="00C87B26" w:rsidRDefault="00E44D11" w:rsidP="003866B5">
      <w:pPr>
        <w:pStyle w:val="Body"/>
      </w:pPr>
      <w:r>
        <w:t>This document provides guidance for deploying a highly available and scalable application delivery infrastructure on top of Equinix Metal using the F5 BIG-IP.</w:t>
      </w:r>
      <w:r w:rsidR="006B6241">
        <w:t xml:space="preserve"> </w:t>
      </w:r>
      <w:r>
        <w:t>As shown in Figure 1, the BIG-IP tier provides advanced layer 4/7 traffic management and security services. In this configuration, the BIG-IP instances can operate in either an “active/ active” or “active/standby” mode depending upon application requirements and services utilized.</w:t>
      </w:r>
    </w:p>
    <w:p w14:paraId="0D3722B1" w14:textId="09655049" w:rsidR="00DD730F" w:rsidRDefault="00D43289" w:rsidP="003866B5">
      <w:pPr>
        <w:pStyle w:val="Body"/>
        <w:rPr>
          <w:ins w:id="5" w:author="Scott Fields" w:date="2022-04-13T12:53:00Z"/>
        </w:rPr>
      </w:pPr>
      <w:r>
        <w:rPr>
          <w:noProof/>
        </w:rPr>
        <w:drawing>
          <wp:inline distT="0" distB="0" distL="0" distR="0" wp14:anchorId="6EEB2D03" wp14:editId="5FC3A868">
            <wp:extent cx="5943600" cy="3719830"/>
            <wp:effectExtent l="0" t="0" r="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9830"/>
                    </a:xfrm>
                    <a:prstGeom prst="rect">
                      <a:avLst/>
                    </a:prstGeom>
                  </pic:spPr>
                </pic:pic>
              </a:graphicData>
            </a:graphic>
          </wp:inline>
        </w:drawing>
      </w:r>
    </w:p>
    <w:p w14:paraId="0EC5C801" w14:textId="4E41C4BE" w:rsidR="00602FB3" w:rsidRPr="00602FB3" w:rsidRDefault="00602FB3" w:rsidP="00696B30">
      <w:pPr>
        <w:pStyle w:val="FigureCaption"/>
      </w:pPr>
      <w:ins w:id="6" w:author="Scott Fields" w:date="2022-04-13T12:53:00Z">
        <w:r w:rsidRPr="00602FB3">
          <w:t>Figure 1</w:t>
        </w:r>
      </w:ins>
      <w:ins w:id="7" w:author="Scott Fields" w:date="2022-04-13T12:54:00Z">
        <w:r w:rsidRPr="00602FB3">
          <w:t xml:space="preserve">: </w:t>
        </w:r>
      </w:ins>
      <w:ins w:id="8" w:author="Scott Fields" w:date="2022-04-14T11:01:00Z">
        <w:r w:rsidR="009C11BE">
          <w:t>T</w:t>
        </w:r>
      </w:ins>
      <w:ins w:id="9" w:author="Scott Fields" w:date="2022-04-13T12:55:00Z">
        <w:r w:rsidR="00696B30">
          <w:t>he BIG-IP tier provides advanced layer 4/7 traffic management and security services</w:t>
        </w:r>
      </w:ins>
    </w:p>
    <w:p w14:paraId="60E9C1AB" w14:textId="4DCD2BE8" w:rsidR="00E44D11" w:rsidRPr="00AF0302" w:rsidRDefault="00E44D11" w:rsidP="00736550">
      <w:pPr>
        <w:pStyle w:val="Heading1"/>
      </w:pPr>
      <w:bookmarkStart w:id="10" w:name="_Toc100827419"/>
      <w:r w:rsidRPr="00AF0302">
        <w:t>Prerequisites</w:t>
      </w:r>
      <w:bookmarkEnd w:id="10"/>
    </w:p>
    <w:p w14:paraId="02B7A20E" w14:textId="4E5AA76D" w:rsidR="00E44D11" w:rsidRDefault="00E44D11" w:rsidP="00AF0302">
      <w:pPr>
        <w:pStyle w:val="Body"/>
      </w:pPr>
      <w:r>
        <w:t xml:space="preserve">The following guidance assumes </w:t>
      </w:r>
      <w:r w:rsidR="001F3486">
        <w:t>that you have an Equinix Metal account, a</w:t>
      </w:r>
      <w:r>
        <w:t xml:space="preserve"> basic understanding of the </w:t>
      </w:r>
      <w:r>
        <w:rPr>
          <w:color w:val="424242"/>
        </w:rPr>
        <w:t xml:space="preserve">Equinix Metal </w:t>
      </w:r>
      <w:r>
        <w:t>platform</w:t>
      </w:r>
      <w:r w:rsidR="001F3486">
        <w:t xml:space="preserve"> and</w:t>
      </w:r>
      <w:r>
        <w:t xml:space="preserve"> </w:t>
      </w:r>
      <w:r w:rsidR="00FA3A52">
        <w:t>the</w:t>
      </w:r>
      <w:r>
        <w:t xml:space="preserve"> deployment process. Additionally, it is assumed the reader is familiar with </w:t>
      </w:r>
      <w:r>
        <w:rPr>
          <w:color w:val="424242"/>
        </w:rPr>
        <w:t xml:space="preserve">KVM hypervisor </w:t>
      </w:r>
      <w:r>
        <w:lastRenderedPageBreak/>
        <w:t xml:space="preserve">configuration as well as </w:t>
      </w:r>
      <w:r>
        <w:rPr>
          <w:color w:val="424242"/>
        </w:rPr>
        <w:t xml:space="preserve">F5 BIG-IP </w:t>
      </w:r>
      <w:r>
        <w:t>application delivery terminology and configuration</w:t>
      </w:r>
      <w:r w:rsidR="001F3486">
        <w:t xml:space="preserve"> as well as two BIG-IP license keys.</w:t>
      </w:r>
    </w:p>
    <w:p w14:paraId="655B4D60" w14:textId="0A7A0D51" w:rsidR="00FA3A52" w:rsidRPr="003866B5" w:rsidRDefault="00FA3A52" w:rsidP="00736550">
      <w:pPr>
        <w:pStyle w:val="Body"/>
        <w:keepNext/>
        <w:rPr>
          <w:b/>
          <w:bCs/>
        </w:rPr>
      </w:pPr>
      <w:r w:rsidRPr="003866B5">
        <w:rPr>
          <w:b/>
          <w:bCs/>
        </w:rPr>
        <w:t>A note about BGP in the Metal environment</w:t>
      </w:r>
      <w:r w:rsidR="003866B5">
        <w:rPr>
          <w:b/>
          <w:bCs/>
        </w:rPr>
        <w:t>:</w:t>
      </w:r>
    </w:p>
    <w:p w14:paraId="6B7DCD2A" w14:textId="4414D7D4" w:rsidR="00FA3A52" w:rsidRDefault="00FA3A52" w:rsidP="00AF0302">
      <w:pPr>
        <w:pStyle w:val="Body"/>
      </w:pPr>
      <w:r>
        <w:t xml:space="preserve">Equinix Metal </w:t>
      </w:r>
      <w:r w:rsidR="00156934">
        <w:t>enables BGP to be used to advertise out either an IP address block and ASN that you own or an elastic IP address block that you rent from Equinix.</w:t>
      </w:r>
      <w:r w:rsidR="006B6241">
        <w:t xml:space="preserve"> </w:t>
      </w:r>
      <w:r w:rsidR="00156934">
        <w:t xml:space="preserve">However, while BGP </w:t>
      </w:r>
      <w:r w:rsidR="0028043B">
        <w:t>peering</w:t>
      </w:r>
      <w:r w:rsidR="00156934">
        <w:t xml:space="preserve"> can be established between a Metal instance and the Equinix Metal routers, due to the Metal architecture</w:t>
      </w:r>
      <w:del w:id="11" w:author="Scott Fields" w:date="2022-04-13T12:56:00Z">
        <w:r w:rsidR="00156934" w:rsidDel="00696B30">
          <w:delText>,</w:delText>
        </w:r>
      </w:del>
      <w:r w:rsidR="00156934">
        <w:t xml:space="preserve"> it isn’t possible to establish BGP </w:t>
      </w:r>
      <w:r w:rsidR="0028043B">
        <w:t>peering</w:t>
      </w:r>
      <w:r w:rsidR="00156934">
        <w:t xml:space="preserve"> </w:t>
      </w:r>
      <w:r w:rsidR="0028043B">
        <w:t xml:space="preserve">directly </w:t>
      </w:r>
      <w:r w:rsidR="00156934">
        <w:t xml:space="preserve">with the Metal routers and </w:t>
      </w:r>
      <w:r w:rsidR="0028043B">
        <w:t>the BIG-IP running on the KVM hypervisor.</w:t>
      </w:r>
    </w:p>
    <w:p w14:paraId="651E3718" w14:textId="77777777" w:rsidR="00ED70F6" w:rsidRDefault="00156934" w:rsidP="00AF0302">
      <w:pPr>
        <w:pStyle w:val="Body"/>
      </w:pPr>
      <w:r>
        <w:t>To overcome this limitation, this deployment uses the Ubuntu server instance as a</w:t>
      </w:r>
      <w:r w:rsidR="0028043B">
        <w:t xml:space="preserve"> BGP intermediary and establishes BGP peering between the BIG-IP and the BIRD routing engine on Ubuntu which is also used to establish BGP peering with the Metal routers.</w:t>
      </w:r>
    </w:p>
    <w:p w14:paraId="17EB14F3" w14:textId="0CB89DA8" w:rsidR="00156934" w:rsidRDefault="00ED70F6" w:rsidP="00AF0302">
      <w:pPr>
        <w:pStyle w:val="Body"/>
      </w:pPr>
      <w:r>
        <w:t>The BIG-IP is configured to advertise the virtual server elastic IP address block to BIRD on Ubuntu and BIRD advertises this block to the Equinix Metal routers.</w:t>
      </w:r>
    </w:p>
    <w:p w14:paraId="74452C8F" w14:textId="5E3576F0" w:rsidR="00BB7C63" w:rsidRDefault="00BB7C63" w:rsidP="00736550">
      <w:pPr>
        <w:pStyle w:val="Heading2"/>
      </w:pPr>
      <w:bookmarkStart w:id="12" w:name="_Toc100827420"/>
      <w:r w:rsidRPr="00736550">
        <w:t>Enable</w:t>
      </w:r>
      <w:r>
        <w:t xml:space="preserve"> BGP on project</w:t>
      </w:r>
      <w:bookmarkEnd w:id="12"/>
    </w:p>
    <w:p w14:paraId="4811F9A4" w14:textId="5B7006E6" w:rsidR="00BB7C63" w:rsidRDefault="00BB7C63" w:rsidP="003866B5">
      <w:pPr>
        <w:pStyle w:val="Body"/>
      </w:pPr>
      <w:r>
        <w:t>This deployment uses BGP to advertise the BIG-IP virtual server IP addresses to the world and BGP must be enabled at the project level</w:t>
      </w:r>
      <w:r w:rsidR="00AF2AB3">
        <w:t xml:space="preserve"> </w:t>
      </w:r>
      <w:r w:rsidR="002F09AF">
        <w:t>using</w:t>
      </w:r>
      <w:r w:rsidR="00AF2AB3">
        <w:t xml:space="preserve"> </w:t>
      </w:r>
      <w:r w:rsidR="00AF2AB3" w:rsidRPr="00AF2AB3">
        <w:rPr>
          <w:b/>
          <w:bCs/>
        </w:rPr>
        <w:t>Local BGP</w:t>
      </w:r>
      <w:r w:rsidR="00AF2AB3">
        <w:t xml:space="preserve"> option</w:t>
      </w:r>
      <w:r>
        <w:t>.</w:t>
      </w:r>
      <w:r w:rsidR="006B6241">
        <w:t xml:space="preserve"> </w:t>
      </w:r>
      <w:r>
        <w:t>BGP also needs to be enabled on each Metal server and you will do that in a later step.</w:t>
      </w:r>
    </w:p>
    <w:p w14:paraId="4420C248" w14:textId="20FF24F5" w:rsidR="00BB7C63" w:rsidRDefault="008468E0" w:rsidP="003866B5">
      <w:pPr>
        <w:pStyle w:val="Body"/>
        <w:rPr>
          <w:ins w:id="13" w:author="Scott Fields" w:date="2022-04-13T12:57:00Z"/>
        </w:rPr>
      </w:pPr>
      <w:r>
        <w:rPr>
          <w:noProof/>
        </w:rPr>
        <w:drawing>
          <wp:inline distT="0" distB="0" distL="0" distR="0" wp14:anchorId="5ADD3DF2" wp14:editId="6BC3FDCE">
            <wp:extent cx="5943600" cy="1544320"/>
            <wp:effectExtent l="0" t="0" r="0" b="508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1544320"/>
                    </a:xfrm>
                    <a:prstGeom prst="rect">
                      <a:avLst/>
                    </a:prstGeom>
                  </pic:spPr>
                </pic:pic>
              </a:graphicData>
            </a:graphic>
          </wp:inline>
        </w:drawing>
      </w:r>
    </w:p>
    <w:p w14:paraId="7739A19E" w14:textId="059F81A5" w:rsidR="00042BE8" w:rsidRDefault="00042BE8" w:rsidP="00042BE8">
      <w:pPr>
        <w:pStyle w:val="FigureCaption"/>
      </w:pPr>
      <w:ins w:id="14" w:author="Scott Fields" w:date="2022-04-13T12:57:00Z">
        <w:r>
          <w:t xml:space="preserve">Figure 2: BGP must be enabled at the project level using </w:t>
        </w:r>
        <w:r w:rsidRPr="00AF2AB3">
          <w:rPr>
            <w:b/>
            <w:bCs/>
          </w:rPr>
          <w:t>Local BGP</w:t>
        </w:r>
        <w:r>
          <w:t xml:space="preserve"> option</w:t>
        </w:r>
      </w:ins>
    </w:p>
    <w:p w14:paraId="192B979B" w14:textId="6D8190E2" w:rsidR="000829B1" w:rsidRDefault="000829B1" w:rsidP="00736550">
      <w:pPr>
        <w:pStyle w:val="Heading2"/>
      </w:pPr>
      <w:bookmarkStart w:id="15" w:name="_Toc100827421"/>
      <w:r>
        <w:t>Create layer 2 VLANs</w:t>
      </w:r>
      <w:bookmarkEnd w:id="15"/>
    </w:p>
    <w:p w14:paraId="01CF9B81" w14:textId="613EE481" w:rsidR="00BB7C63" w:rsidRPr="00FA3A52" w:rsidRDefault="00BB7C63" w:rsidP="003866B5">
      <w:pPr>
        <w:pStyle w:val="Body"/>
      </w:pPr>
      <w:r>
        <w:t xml:space="preserve">You </w:t>
      </w:r>
      <w:del w:id="16" w:author="Scott Fields" w:date="2022-04-13T12:58:00Z">
        <w:r w:rsidDel="00042BE8">
          <w:delText xml:space="preserve">to </w:delText>
        </w:r>
      </w:del>
      <w:ins w:id="17" w:author="Scott Fields" w:date="2022-04-13T12:58:00Z">
        <w:r w:rsidR="00042BE8">
          <w:t xml:space="preserve">first </w:t>
        </w:r>
      </w:ins>
      <w:r>
        <w:t>create four layer</w:t>
      </w:r>
      <w:r w:rsidR="009C11BE">
        <w:t xml:space="preserve"> </w:t>
      </w:r>
      <w:r>
        <w:t xml:space="preserve">2 VLANs in the Equinix Metal location where all the servers reside, as shown in Figure </w:t>
      </w:r>
      <w:del w:id="18" w:author="Scott Fields" w:date="2022-04-13T12:59:00Z">
        <w:r w:rsidDel="00042BE8">
          <w:delText>XX</w:delText>
        </w:r>
      </w:del>
      <w:ins w:id="19" w:author="Scott Fields" w:date="2022-04-13T13:00:00Z">
        <w:r w:rsidR="00042BE8">
          <w:t>3</w:t>
        </w:r>
      </w:ins>
      <w:r>
        <w:t>. Name the VLANs as desired and note the VLAN number that is assigned to each VLAN because it will be needed when configuring the Ubuntu network settings in a later step.</w:t>
      </w:r>
    </w:p>
    <w:p w14:paraId="01B2E8DA" w14:textId="139E60E4" w:rsidR="00E44D11" w:rsidRDefault="0013183B" w:rsidP="00736550">
      <w:pPr>
        <w:pStyle w:val="Body"/>
        <w:rPr>
          <w:ins w:id="20" w:author="Scott Fields" w:date="2022-04-13T12:58:00Z"/>
        </w:rPr>
      </w:pPr>
      <w:r w:rsidRPr="00736550">
        <w:rPr>
          <w:noProof/>
        </w:rPr>
        <w:lastRenderedPageBreak/>
        <w:drawing>
          <wp:inline distT="0" distB="0" distL="0" distR="0" wp14:anchorId="632BBB32" wp14:editId="378F5883">
            <wp:extent cx="5943600" cy="1258570"/>
            <wp:effectExtent l="0" t="0" r="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1258570"/>
                    </a:xfrm>
                    <a:prstGeom prst="rect">
                      <a:avLst/>
                    </a:prstGeom>
                  </pic:spPr>
                </pic:pic>
              </a:graphicData>
            </a:graphic>
          </wp:inline>
        </w:drawing>
      </w:r>
    </w:p>
    <w:p w14:paraId="3DF7C08D" w14:textId="265C97A5" w:rsidR="00042BE8" w:rsidRPr="00736550" w:rsidRDefault="00042BE8" w:rsidP="00042BE8">
      <w:pPr>
        <w:pStyle w:val="FigureCaption"/>
      </w:pPr>
      <w:ins w:id="21" w:author="Scott Fields" w:date="2022-04-13T12:58:00Z">
        <w:r>
          <w:t xml:space="preserve">Figure 3: </w:t>
        </w:r>
      </w:ins>
      <w:ins w:id="22" w:author="Scott Fields" w:date="2022-04-14T10:47:00Z">
        <w:r w:rsidR="005447F8">
          <w:t>C</w:t>
        </w:r>
      </w:ins>
      <w:ins w:id="23" w:author="Scott Fields" w:date="2022-04-13T12:59:00Z">
        <w:r>
          <w:t>reate four layer</w:t>
        </w:r>
      </w:ins>
      <w:ins w:id="24" w:author="Scott Fields" w:date="2022-04-14T11:01:00Z">
        <w:r w:rsidR="009C11BE">
          <w:t xml:space="preserve"> </w:t>
        </w:r>
      </w:ins>
      <w:ins w:id="25" w:author="Scott Fields" w:date="2022-04-13T12:59:00Z">
        <w:r>
          <w:t>2 VLANs in the Equinix Metal location where all the servers reside.</w:t>
        </w:r>
      </w:ins>
    </w:p>
    <w:p w14:paraId="66DBEE95" w14:textId="1B665057" w:rsidR="0013183B" w:rsidRPr="00736550" w:rsidRDefault="0013183B" w:rsidP="00736550">
      <w:pPr>
        <w:pStyle w:val="Body"/>
        <w:keepNext/>
      </w:pPr>
      <w:r w:rsidRPr="00736550">
        <w:t xml:space="preserve">Once all of the VLANs have been created, the list of VLANs will look similar to </w:t>
      </w:r>
      <w:del w:id="26" w:author="Scott Fields" w:date="2022-04-13T12:59:00Z">
        <w:r w:rsidRPr="00736550" w:rsidDel="00042BE8">
          <w:delText>the below picture</w:delText>
        </w:r>
      </w:del>
      <w:ins w:id="27" w:author="Scott Fields" w:date="2022-04-13T12:59:00Z">
        <w:r w:rsidR="00042BE8">
          <w:t xml:space="preserve">what is shown in Figure </w:t>
        </w:r>
      </w:ins>
      <w:ins w:id="28" w:author="Scott Fields" w:date="2022-04-13T13:00:00Z">
        <w:r w:rsidR="00042BE8">
          <w:t>4</w:t>
        </w:r>
      </w:ins>
      <w:r w:rsidRPr="00736550">
        <w:t>.</w:t>
      </w:r>
    </w:p>
    <w:p w14:paraId="7BC07576" w14:textId="1D050486" w:rsidR="00DD730F" w:rsidRDefault="006672E7" w:rsidP="00736550">
      <w:pPr>
        <w:pStyle w:val="Body"/>
        <w:rPr>
          <w:ins w:id="29" w:author="Scott Fields" w:date="2022-04-13T12:59:00Z"/>
        </w:rPr>
      </w:pPr>
      <w:r w:rsidRPr="00736550">
        <w:rPr>
          <w:noProof/>
        </w:rPr>
        <w:drawing>
          <wp:inline distT="0" distB="0" distL="0" distR="0" wp14:anchorId="5D0DDB2D" wp14:editId="49CB4384">
            <wp:extent cx="5943600" cy="2550795"/>
            <wp:effectExtent l="0" t="0" r="0" b="190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50795"/>
                    </a:xfrm>
                    <a:prstGeom prst="rect">
                      <a:avLst/>
                    </a:prstGeom>
                  </pic:spPr>
                </pic:pic>
              </a:graphicData>
            </a:graphic>
          </wp:inline>
        </w:drawing>
      </w:r>
    </w:p>
    <w:p w14:paraId="648B53C2" w14:textId="69A8F334" w:rsidR="00042BE8" w:rsidRPr="00736550" w:rsidRDefault="00042BE8" w:rsidP="00042BE8">
      <w:pPr>
        <w:pStyle w:val="FigureCaption"/>
      </w:pPr>
      <w:ins w:id="30" w:author="Scott Fields" w:date="2022-04-13T12:59:00Z">
        <w:r>
          <w:t>Figure</w:t>
        </w:r>
      </w:ins>
      <w:ins w:id="31" w:author="Scott Fields" w:date="2022-04-13T13:00:00Z">
        <w:r>
          <w:t xml:space="preserve"> 4: </w:t>
        </w:r>
        <w:r w:rsidRPr="00736550">
          <w:t>Once all of the VLANs have been created, the list of VLANs will look similar to</w:t>
        </w:r>
        <w:r>
          <w:t xml:space="preserve"> this.</w:t>
        </w:r>
      </w:ins>
    </w:p>
    <w:p w14:paraId="4CC65020" w14:textId="32E662B6" w:rsidR="00692B83" w:rsidRDefault="00692B83" w:rsidP="00736550">
      <w:pPr>
        <w:pStyle w:val="Heading2"/>
      </w:pPr>
      <w:bookmarkStart w:id="32" w:name="_Toc100827422"/>
      <w:r>
        <w:t xml:space="preserve">Request </w:t>
      </w:r>
      <w:r w:rsidRPr="00736550">
        <w:t>Elastic</w:t>
      </w:r>
      <w:r>
        <w:t xml:space="preserve"> IP Addresses</w:t>
      </w:r>
      <w:bookmarkEnd w:id="32"/>
    </w:p>
    <w:p w14:paraId="2D977A89" w14:textId="4EBDC750" w:rsidR="000F15E8" w:rsidRDefault="00692B83" w:rsidP="003866B5">
      <w:pPr>
        <w:pStyle w:val="Body"/>
      </w:pPr>
      <w:r>
        <w:t xml:space="preserve">Equinix Metal elastic IP addresses are public IPv4 addresses that </w:t>
      </w:r>
      <w:ins w:id="33" w:author="Scott Fields" w:date="2022-04-14T10:48:00Z">
        <w:r w:rsidR="005447F8">
          <w:t xml:space="preserve">users </w:t>
        </w:r>
      </w:ins>
      <w:r>
        <w:t>request and rent by the hour.</w:t>
      </w:r>
      <w:r w:rsidR="006B6241">
        <w:t xml:space="preserve"> </w:t>
      </w:r>
      <w:r>
        <w:t>For this deployment, you will need a total of five elastic IP addresses: two for each BIG-IP management interface and one for the BIG-IP virtual server address that will be advertised out to the world using BGP.</w:t>
      </w:r>
      <w:r>
        <w:br/>
      </w:r>
      <w:r>
        <w:br/>
        <w:t xml:space="preserve">More specifically, you will need to request </w:t>
      </w:r>
      <w:r w:rsidR="00BF2D36">
        <w:t xml:space="preserve">a </w:t>
      </w:r>
      <w:r w:rsidR="0013183B" w:rsidRPr="0013183B">
        <w:rPr>
          <w:b/>
          <w:bCs/>
        </w:rPr>
        <w:t>P</w:t>
      </w:r>
      <w:r w:rsidR="00BF2D36" w:rsidRPr="0013183B">
        <w:rPr>
          <w:b/>
          <w:bCs/>
        </w:rPr>
        <w:t>ublic IPv4</w:t>
      </w:r>
      <w:r w:rsidR="00BF2D36">
        <w:t xml:space="preserve"> address block that is a /31 in CIDR notation for </w:t>
      </w:r>
      <w:r w:rsidR="00BF2D36" w:rsidRPr="00BF2D36">
        <w:rPr>
          <w:b/>
          <w:bCs/>
        </w:rPr>
        <w:t>each</w:t>
      </w:r>
      <w:r w:rsidR="00BF2D36">
        <w:t xml:space="preserve"> BIG-IP as well as a </w:t>
      </w:r>
      <w:r w:rsidR="0013183B" w:rsidRPr="0013183B">
        <w:rPr>
          <w:b/>
          <w:bCs/>
        </w:rPr>
        <w:t>Public IPv4</w:t>
      </w:r>
      <w:r w:rsidR="00BF2D36">
        <w:t xml:space="preserve"> address block that is a /32 in CIDR notation.</w:t>
      </w:r>
      <w:r w:rsidR="006B6241">
        <w:t xml:space="preserve"> </w:t>
      </w:r>
      <w:r w:rsidR="00BF2D36">
        <w:t>These addresses will be used later in the deployment process.</w:t>
      </w:r>
      <w:r w:rsidR="006B6241">
        <w:t xml:space="preserve"> </w:t>
      </w:r>
    </w:p>
    <w:p w14:paraId="5F32DEAD" w14:textId="6501615D" w:rsidR="00AE3124" w:rsidRDefault="000F15E8" w:rsidP="003866B5">
      <w:pPr>
        <w:pStyle w:val="Body"/>
      </w:pPr>
      <w:r>
        <w:t>The elastic IP addresses are location specific and you will need to make sure that you request them for the same location that your Metal you intend to deploy your Metal instances.</w:t>
      </w:r>
      <w:r w:rsidR="006B6241">
        <w:t xml:space="preserve"> </w:t>
      </w:r>
      <w:r w:rsidR="00B110DA">
        <w:t>It’s also a good idea to provide a description for each elastic IP block to make it easier to know which block to assign to each BIG-IP.</w:t>
      </w:r>
    </w:p>
    <w:p w14:paraId="323D91C9" w14:textId="7119D4C8" w:rsidR="008F191D" w:rsidRDefault="008F191D" w:rsidP="003866B5">
      <w:pPr>
        <w:pStyle w:val="Body"/>
        <w:rPr>
          <w:ins w:id="34" w:author="Scott Fields" w:date="2022-04-13T13:02:00Z"/>
        </w:rPr>
      </w:pPr>
      <w:r>
        <w:rPr>
          <w:noProof/>
        </w:rPr>
        <w:lastRenderedPageBreak/>
        <w:drawing>
          <wp:inline distT="0" distB="0" distL="0" distR="0" wp14:anchorId="3E83CD1F" wp14:editId="4A3177D2">
            <wp:extent cx="5943600" cy="1510665"/>
            <wp:effectExtent l="0" t="0" r="0" b="63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510665"/>
                    </a:xfrm>
                    <a:prstGeom prst="rect">
                      <a:avLst/>
                    </a:prstGeom>
                  </pic:spPr>
                </pic:pic>
              </a:graphicData>
            </a:graphic>
          </wp:inline>
        </w:drawing>
      </w:r>
    </w:p>
    <w:p w14:paraId="0704E21E" w14:textId="6FC0018D" w:rsidR="0025031F" w:rsidRDefault="0025031F" w:rsidP="007F3343">
      <w:pPr>
        <w:pStyle w:val="FigureCaption"/>
      </w:pPr>
      <w:ins w:id="35" w:author="Scott Fields" w:date="2022-04-13T13:02:00Z">
        <w:r>
          <w:t xml:space="preserve">Figure 5: </w:t>
        </w:r>
      </w:ins>
      <w:ins w:id="36" w:author="Scott Fields" w:date="2022-04-14T10:50:00Z">
        <w:r w:rsidR="005447F8" w:rsidRPr="005447F8">
          <w:t>For this deployment, you will need a total of five elastic IP addresses</w:t>
        </w:r>
        <w:r w:rsidR="005447F8">
          <w:t>.</w:t>
        </w:r>
      </w:ins>
    </w:p>
    <w:p w14:paraId="6CDBBEAC" w14:textId="3F2F0309" w:rsidR="008F191D" w:rsidRPr="00736550" w:rsidRDefault="00B110DA" w:rsidP="00736550">
      <w:pPr>
        <w:pStyle w:val="Body"/>
        <w:keepNext/>
      </w:pPr>
      <w:r w:rsidRPr="00736550">
        <w:t xml:space="preserve">Once the three elastic IP address blocks have been requested, </w:t>
      </w:r>
      <w:r w:rsidR="002514E9" w:rsidRPr="00736550">
        <w:t xml:space="preserve">the list of addresses will look similar to </w:t>
      </w:r>
      <w:del w:id="37" w:author="Scott Fields" w:date="2022-04-14T10:50:00Z">
        <w:r w:rsidR="002514E9" w:rsidRPr="00736550" w:rsidDel="005447F8">
          <w:delText>the picture below</w:delText>
        </w:r>
      </w:del>
      <w:ins w:id="38" w:author="Scott Fields" w:date="2022-04-14T10:50:00Z">
        <w:r w:rsidR="005447F8">
          <w:t>what is shown in Figure 6</w:t>
        </w:r>
      </w:ins>
      <w:r w:rsidR="002514E9" w:rsidRPr="00736550">
        <w:t>.</w:t>
      </w:r>
    </w:p>
    <w:p w14:paraId="21FB1C3F" w14:textId="17F55CA2" w:rsidR="00ED3CF2" w:rsidRDefault="004373F5" w:rsidP="00736550">
      <w:pPr>
        <w:pStyle w:val="Body"/>
        <w:rPr>
          <w:ins w:id="39" w:author="Scott Fields" w:date="2022-04-13T13:02:00Z"/>
        </w:rPr>
      </w:pPr>
      <w:r w:rsidRPr="00736550">
        <w:rPr>
          <w:noProof/>
        </w:rPr>
        <w:drawing>
          <wp:inline distT="0" distB="0" distL="0" distR="0" wp14:anchorId="4483D3B6" wp14:editId="786C3AC8">
            <wp:extent cx="5943600" cy="259334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3AEF82E1" w14:textId="3EC13CDE" w:rsidR="0025031F" w:rsidRPr="00736550" w:rsidRDefault="0025031F" w:rsidP="007F3343">
      <w:pPr>
        <w:pStyle w:val="FigureCaption"/>
      </w:pPr>
      <w:ins w:id="40" w:author="Scott Fields" w:date="2022-04-13T13:02:00Z">
        <w:r>
          <w:t xml:space="preserve">Figure 6: </w:t>
        </w:r>
      </w:ins>
      <w:ins w:id="41" w:author="Scott Fields" w:date="2022-04-14T10:51:00Z">
        <w:r w:rsidR="005447F8">
          <w:t>The three elastic IP address blocks.</w:t>
        </w:r>
      </w:ins>
    </w:p>
    <w:p w14:paraId="1CBA9C61" w14:textId="05355756" w:rsidR="00DD730F" w:rsidRDefault="00DD730F" w:rsidP="00736550">
      <w:pPr>
        <w:pStyle w:val="Heading1"/>
      </w:pPr>
      <w:bookmarkStart w:id="42" w:name="_Toc100827423"/>
      <w:r>
        <w:t>Deploy and Configure Ubuntu KVM hypervisor hosts</w:t>
      </w:r>
      <w:bookmarkEnd w:id="42"/>
    </w:p>
    <w:p w14:paraId="2238A17B" w14:textId="77777777" w:rsidR="00D25ACF" w:rsidRPr="0066018E" w:rsidRDefault="00D25ACF" w:rsidP="00736550">
      <w:pPr>
        <w:pStyle w:val="Heading2"/>
        <w:rPr>
          <w:rFonts w:ascii="Times New Roman" w:hAnsi="Times New Roman"/>
        </w:rPr>
      </w:pPr>
      <w:bookmarkStart w:id="43" w:name="_Toc100827424"/>
      <w:r w:rsidRPr="0066018E">
        <w:t>Install bare metal Ubuntu instances</w:t>
      </w:r>
      <w:bookmarkEnd w:id="43"/>
      <w:r w:rsidRPr="0066018E">
        <w:t xml:space="preserve"> </w:t>
      </w:r>
    </w:p>
    <w:p w14:paraId="7197B8C8" w14:textId="5C2B07D3" w:rsidR="00D25ACF" w:rsidRPr="003866B5" w:rsidRDefault="00D25ACF" w:rsidP="003866B5">
      <w:pPr>
        <w:pStyle w:val="Body"/>
      </w:pPr>
      <w:r w:rsidRPr="003866B5">
        <w:t xml:space="preserve">Install two (2) Ubuntu 20.04 LTS </w:t>
      </w:r>
      <w:r w:rsidR="006715C6" w:rsidRPr="003866B5">
        <w:t xml:space="preserve">on-demand </w:t>
      </w:r>
      <w:r w:rsidRPr="003866B5">
        <w:t xml:space="preserve">Metal Instances. Select a size that supports hybrid and layer 2 networking modes (servers with 2x 10gbps ports); provide names </w:t>
      </w:r>
      <w:r w:rsidR="00E567A3" w:rsidRPr="003866B5">
        <w:t xml:space="preserve">and populate the Add User Data section (see </w:t>
      </w:r>
      <w:del w:id="44" w:author="Scott Fields" w:date="2022-04-14T10:51:00Z">
        <w:r w:rsidR="00E567A3" w:rsidRPr="003866B5" w:rsidDel="005447F8">
          <w:delText>below</w:delText>
        </w:r>
      </w:del>
      <w:ins w:id="45" w:author="Scott Fields" w:date="2022-04-14T10:51:00Z">
        <w:r w:rsidR="005447F8">
          <w:t>Figure 7</w:t>
        </w:r>
      </w:ins>
      <w:r w:rsidR="00E567A3" w:rsidRPr="003866B5">
        <w:t>).</w:t>
      </w:r>
    </w:p>
    <w:p w14:paraId="49015B1E" w14:textId="117EEA3F" w:rsidR="003A7D9C" w:rsidRPr="003866B5" w:rsidRDefault="003A7D9C" w:rsidP="003866B5">
      <w:pPr>
        <w:pStyle w:val="Body"/>
      </w:pPr>
      <w:r w:rsidRPr="003866B5">
        <w:t xml:space="preserve">In </w:t>
      </w:r>
      <w:del w:id="46" w:author="Scott Fields" w:date="2022-04-13T12:39:00Z">
        <w:r w:rsidRPr="003866B5" w:rsidDel="00963505">
          <w:delText xml:space="preserve">this </w:delText>
        </w:r>
      </w:del>
      <w:ins w:id="47" w:author="Scott Fields" w:date="2022-04-13T12:39:00Z">
        <w:r w:rsidR="00963505">
          <w:t>the following</w:t>
        </w:r>
        <w:r w:rsidR="00963505" w:rsidRPr="003866B5">
          <w:t xml:space="preserve"> </w:t>
        </w:r>
      </w:ins>
      <w:r w:rsidRPr="003866B5">
        <w:t xml:space="preserve">example, the Dallas location and c3.small.x86 instance size has been selected along with Ubuntu 20.04, but you may deploy from </w:t>
      </w:r>
      <w:r w:rsidR="00F452CE" w:rsidRPr="003866B5">
        <w:t>other Equinix Metal locations.</w:t>
      </w:r>
    </w:p>
    <w:p w14:paraId="1535771C" w14:textId="41FE3812" w:rsidR="003A7D9C" w:rsidRPr="003866B5" w:rsidRDefault="003A7D9C" w:rsidP="007F3343">
      <w:pPr>
        <w:pStyle w:val="FigureCaption"/>
      </w:pPr>
      <w:r w:rsidRPr="003866B5">
        <w:rPr>
          <w:noProof/>
        </w:rPr>
        <w:lastRenderedPageBreak/>
        <w:drawing>
          <wp:inline distT="0" distB="0" distL="0" distR="0" wp14:anchorId="0B5957E6" wp14:editId="158D16F8">
            <wp:extent cx="5943600" cy="5097145"/>
            <wp:effectExtent l="0" t="0" r="0" b="0"/>
            <wp:docPr id="11" name="Picture 11" descr="Graphical user interface, application, websit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097145"/>
                    </a:xfrm>
                    <a:prstGeom prst="rect">
                      <a:avLst/>
                    </a:prstGeom>
                  </pic:spPr>
                </pic:pic>
              </a:graphicData>
            </a:graphic>
          </wp:inline>
        </w:drawing>
      </w:r>
      <w:ins w:id="48" w:author="Scott Fields" w:date="2022-04-13T13:02:00Z">
        <w:r w:rsidR="0025031F">
          <w:t>Figure 7</w:t>
        </w:r>
      </w:ins>
      <w:ins w:id="49" w:author="Scott Fields" w:date="2022-04-13T13:03:00Z">
        <w:r w:rsidR="0025031F">
          <w:t xml:space="preserve">: </w:t>
        </w:r>
      </w:ins>
      <w:ins w:id="50" w:author="Scott Fields" w:date="2022-04-14T10:52:00Z">
        <w:r w:rsidR="005447F8" w:rsidRPr="005447F8">
          <w:t>Install two (2) Ubuntu 20.04 LTS on-demand Metal Instances</w:t>
        </w:r>
        <w:r w:rsidR="005447F8">
          <w:t>.</w:t>
        </w:r>
      </w:ins>
    </w:p>
    <w:p w14:paraId="594F439A" w14:textId="1ECE8D42" w:rsidR="00F452CE" w:rsidRDefault="00F452CE" w:rsidP="00736550">
      <w:pPr>
        <w:pStyle w:val="Heading2"/>
      </w:pPr>
      <w:bookmarkStart w:id="51" w:name="_Toc100827425"/>
      <w:r>
        <w:t>Populate user data section</w:t>
      </w:r>
      <w:bookmarkEnd w:id="51"/>
    </w:p>
    <w:p w14:paraId="750DF1DE" w14:textId="24CBBBB9" w:rsidR="00F452CE" w:rsidRDefault="00F452CE" w:rsidP="003866B5">
      <w:pPr>
        <w:pStyle w:val="Body"/>
      </w:pPr>
      <w:r w:rsidRPr="00F452CE">
        <w:t>Equinix Metal supports cloud-init functionality which, among other things, allows for files to be written and packages to be installed during the initial startup phase of Ubuntu.</w:t>
      </w:r>
      <w:r w:rsidR="006B6241">
        <w:t xml:space="preserve"> </w:t>
      </w:r>
      <w:r>
        <w:t xml:space="preserve">On the Metal server deployment page, enable the </w:t>
      </w:r>
      <w:r>
        <w:rPr>
          <w:b/>
          <w:bCs/>
        </w:rPr>
        <w:t xml:space="preserve">Add User Data </w:t>
      </w:r>
      <w:r>
        <w:t>section and populate with the following:</w:t>
      </w:r>
    </w:p>
    <w:p w14:paraId="2C63DAD1" w14:textId="77777777" w:rsidR="006D4578" w:rsidRPr="006D4578" w:rsidRDefault="006D4578" w:rsidP="003866B5">
      <w:pPr>
        <w:pStyle w:val="Code"/>
      </w:pPr>
      <w:r w:rsidRPr="006D4578">
        <w:t>#cloud-config</w:t>
      </w:r>
    </w:p>
    <w:p w14:paraId="0DCE4857" w14:textId="77777777" w:rsidR="006D4578" w:rsidRPr="006D4578" w:rsidRDefault="006D4578" w:rsidP="003866B5">
      <w:pPr>
        <w:pStyle w:val="Code"/>
      </w:pPr>
    </w:p>
    <w:p w14:paraId="3DB9DEDD" w14:textId="77777777" w:rsidR="006D4578" w:rsidRPr="006D4578" w:rsidRDefault="006D4578" w:rsidP="003866B5">
      <w:pPr>
        <w:pStyle w:val="Code"/>
      </w:pPr>
      <w:r w:rsidRPr="006D4578">
        <w:t>package_upgrade: true</w:t>
      </w:r>
    </w:p>
    <w:p w14:paraId="1EA7930A" w14:textId="77777777" w:rsidR="006D4578" w:rsidRPr="006D4578" w:rsidRDefault="006D4578" w:rsidP="003866B5">
      <w:pPr>
        <w:pStyle w:val="Code"/>
      </w:pPr>
    </w:p>
    <w:p w14:paraId="1DC09671" w14:textId="77777777" w:rsidR="006D4578" w:rsidRPr="006D4578" w:rsidRDefault="006D4578" w:rsidP="003866B5">
      <w:pPr>
        <w:pStyle w:val="Code"/>
      </w:pPr>
      <w:r w:rsidRPr="006D4578">
        <w:t>packages:</w:t>
      </w:r>
    </w:p>
    <w:p w14:paraId="00581C2F" w14:textId="77777777" w:rsidR="006D4578" w:rsidRPr="006D4578" w:rsidRDefault="006D4578" w:rsidP="003866B5">
      <w:pPr>
        <w:pStyle w:val="Code"/>
      </w:pPr>
      <w:r w:rsidRPr="006D4578">
        <w:t xml:space="preserve">    - qemu-kvm</w:t>
      </w:r>
    </w:p>
    <w:p w14:paraId="16CEC437" w14:textId="77777777" w:rsidR="006D4578" w:rsidRPr="006D4578" w:rsidRDefault="006D4578" w:rsidP="003866B5">
      <w:pPr>
        <w:pStyle w:val="Code"/>
      </w:pPr>
      <w:r w:rsidRPr="006D4578">
        <w:t xml:space="preserve">    - virt-manager</w:t>
      </w:r>
    </w:p>
    <w:p w14:paraId="154A38DE" w14:textId="53E14547" w:rsidR="006D4578" w:rsidRPr="006D4578" w:rsidRDefault="006D4578" w:rsidP="003866B5">
      <w:pPr>
        <w:pStyle w:val="Code"/>
      </w:pPr>
      <w:r w:rsidRPr="006D4578">
        <w:t xml:space="preserve">    - </w:t>
      </w:r>
      <w:r w:rsidR="00797EF5" w:rsidRPr="00797EF5">
        <w:t>libvirt-daemon-system</w:t>
      </w:r>
    </w:p>
    <w:p w14:paraId="173B786C" w14:textId="042B93A8" w:rsidR="006D4578" w:rsidRPr="006D4578" w:rsidRDefault="006D4578" w:rsidP="003866B5">
      <w:pPr>
        <w:pStyle w:val="Code"/>
      </w:pPr>
      <w:r w:rsidRPr="006D4578">
        <w:t xml:space="preserve">    - libvirt-client</w:t>
      </w:r>
      <w:r w:rsidR="00797EF5">
        <w:t>s</w:t>
      </w:r>
    </w:p>
    <w:p w14:paraId="5F878366" w14:textId="69A14523" w:rsidR="006D4578" w:rsidRPr="006D4578" w:rsidRDefault="006D4578" w:rsidP="003866B5">
      <w:pPr>
        <w:pStyle w:val="Code"/>
      </w:pPr>
      <w:r w:rsidRPr="006D4578">
        <w:t xml:space="preserve">    - virt</w:t>
      </w:r>
      <w:r w:rsidR="009F64DA">
        <w:t>inst</w:t>
      </w:r>
    </w:p>
    <w:p w14:paraId="6CC8DAC9" w14:textId="77777777" w:rsidR="006D4578" w:rsidRPr="006D4578" w:rsidRDefault="006D4578" w:rsidP="003866B5">
      <w:pPr>
        <w:pStyle w:val="Code"/>
      </w:pPr>
      <w:r w:rsidRPr="006D4578">
        <w:t xml:space="preserve">    - virt-viewer</w:t>
      </w:r>
    </w:p>
    <w:p w14:paraId="707E3F16" w14:textId="3CC5A42B" w:rsidR="006D4578" w:rsidRDefault="006D4578" w:rsidP="003866B5">
      <w:pPr>
        <w:pStyle w:val="Code"/>
      </w:pPr>
      <w:r w:rsidRPr="006D4578">
        <w:lastRenderedPageBreak/>
        <w:t xml:space="preserve">    - bridge-utils</w:t>
      </w:r>
    </w:p>
    <w:p w14:paraId="0537E53C" w14:textId="768DDA30" w:rsidR="004268D0" w:rsidRDefault="004268D0" w:rsidP="003866B5">
      <w:pPr>
        <w:pStyle w:val="Code"/>
      </w:pPr>
      <w:r>
        <w:t xml:space="preserve">    - bird</w:t>
      </w:r>
    </w:p>
    <w:p w14:paraId="3AF85AE0" w14:textId="40FD9F52" w:rsidR="004268D0" w:rsidRDefault="004268D0" w:rsidP="003866B5">
      <w:pPr>
        <w:pStyle w:val="Code"/>
      </w:pPr>
      <w:r>
        <w:t xml:space="preserve">    - unzip</w:t>
      </w:r>
    </w:p>
    <w:p w14:paraId="5CD5E368" w14:textId="179F4C1E" w:rsidR="0090130F" w:rsidRPr="006D4578" w:rsidRDefault="0090130F" w:rsidP="003866B5">
      <w:pPr>
        <w:pStyle w:val="Code"/>
      </w:pPr>
      <w:r>
        <w:t xml:space="preserve">    - python3-pip</w:t>
      </w:r>
    </w:p>
    <w:p w14:paraId="364728C0" w14:textId="77777777" w:rsidR="006D4578" w:rsidRPr="006D4578" w:rsidRDefault="006D4578" w:rsidP="003866B5">
      <w:pPr>
        <w:pStyle w:val="Code"/>
      </w:pPr>
    </w:p>
    <w:p w14:paraId="62F32E08" w14:textId="77777777" w:rsidR="006D4578" w:rsidRPr="006D4578" w:rsidRDefault="006D4578" w:rsidP="003866B5">
      <w:pPr>
        <w:pStyle w:val="Code"/>
      </w:pPr>
      <w:r w:rsidRPr="006D4578">
        <w:t>runcmd:</w:t>
      </w:r>
    </w:p>
    <w:p w14:paraId="2639D268" w14:textId="77777777" w:rsidR="006D4578" w:rsidRPr="006D4578" w:rsidRDefault="006D4578" w:rsidP="003866B5">
      <w:pPr>
        <w:pStyle w:val="Code"/>
      </w:pPr>
      <w:r w:rsidRPr="006D4578">
        <w:t xml:space="preserve">   - systemctl start libvirtd</w:t>
      </w:r>
    </w:p>
    <w:p w14:paraId="1349B008" w14:textId="77777777" w:rsidR="006D4578" w:rsidRPr="006D4578" w:rsidRDefault="006D4578" w:rsidP="003866B5">
      <w:pPr>
        <w:pStyle w:val="Code"/>
      </w:pPr>
      <w:r w:rsidRPr="006D4578">
        <w:t xml:space="preserve">   - virsh net-undefine default</w:t>
      </w:r>
    </w:p>
    <w:p w14:paraId="0CF2EAFE" w14:textId="77777777" w:rsidR="006D4578" w:rsidRPr="006D4578" w:rsidRDefault="006D4578" w:rsidP="003866B5">
      <w:pPr>
        <w:pStyle w:val="Code"/>
      </w:pPr>
      <w:r w:rsidRPr="006D4578">
        <w:t xml:space="preserve">   - virsh net-destroy default</w:t>
      </w:r>
    </w:p>
    <w:p w14:paraId="5E2DBBB5" w14:textId="77777777" w:rsidR="006D4578" w:rsidRPr="006D4578" w:rsidRDefault="006D4578" w:rsidP="003866B5">
      <w:pPr>
        <w:pStyle w:val="Code"/>
      </w:pPr>
      <w:r w:rsidRPr="006D4578">
        <w:t xml:space="preserve">   - echo "vm.nr_hugepages=1200" &gt;&gt; /etc/sysctl.conf</w:t>
      </w:r>
    </w:p>
    <w:p w14:paraId="1B86F9C1" w14:textId="77777777" w:rsidR="006D4578" w:rsidRPr="006D4578" w:rsidRDefault="006D4578" w:rsidP="003866B5">
      <w:pPr>
        <w:pStyle w:val="Code"/>
      </w:pPr>
      <w:r w:rsidRPr="006D4578">
        <w:t xml:space="preserve">   - echo "net.ipv4.ip_forward=1" &gt;&gt; /etc/sysctl.conf</w:t>
      </w:r>
    </w:p>
    <w:p w14:paraId="24282347" w14:textId="77777777" w:rsidR="006D4578" w:rsidRPr="006D4578" w:rsidRDefault="006D4578" w:rsidP="003866B5">
      <w:pPr>
        <w:pStyle w:val="Code"/>
      </w:pPr>
      <w:r w:rsidRPr="006D4578">
        <w:t xml:space="preserve">   - echo "net.bridge.bridge-nf-call-ip6tables=0" &gt;&gt; /etc/sysctl.conf</w:t>
      </w:r>
    </w:p>
    <w:p w14:paraId="32DE1D2E" w14:textId="77777777" w:rsidR="006D4578" w:rsidRPr="006D4578" w:rsidRDefault="006D4578" w:rsidP="003866B5">
      <w:pPr>
        <w:pStyle w:val="Code"/>
      </w:pPr>
      <w:r w:rsidRPr="006D4578">
        <w:t xml:space="preserve">   - echo "net.bridge.bridge-nf-call-iptables=0" &gt;&gt; /etc/sysctl.conf</w:t>
      </w:r>
    </w:p>
    <w:p w14:paraId="3EBFC4F0" w14:textId="0BE11882" w:rsidR="00D03D30" w:rsidRDefault="005B4753" w:rsidP="003866B5">
      <w:pPr>
        <w:pStyle w:val="Body"/>
      </w:pPr>
      <w:r>
        <w:t xml:space="preserve">After populating the </w:t>
      </w:r>
      <w:r>
        <w:rPr>
          <w:b/>
          <w:bCs/>
        </w:rPr>
        <w:t xml:space="preserve">Add User Data </w:t>
      </w:r>
      <w:r>
        <w:t xml:space="preserve">section, press the </w:t>
      </w:r>
      <w:r>
        <w:rPr>
          <w:b/>
          <w:bCs/>
        </w:rPr>
        <w:t xml:space="preserve">Deploy Now </w:t>
      </w:r>
      <w:r>
        <w:t>button to begin the deployment process.</w:t>
      </w:r>
      <w:r w:rsidR="006B6241">
        <w:t xml:space="preserve"> </w:t>
      </w:r>
      <w:r w:rsidR="00D03D30">
        <w:t xml:space="preserve">It can take a few minutes after the servers are available in the dashboard </w:t>
      </w:r>
      <w:r w:rsidR="00BE282B">
        <w:t xml:space="preserve">for </w:t>
      </w:r>
      <w:r w:rsidR="002149F4">
        <w:t>all</w:t>
      </w:r>
      <w:r w:rsidR="00BE282B">
        <w:t xml:space="preserve"> the packages to be installed and for the servers to be fully available and ready to be configured.</w:t>
      </w:r>
      <w:r w:rsidR="006B6241">
        <w:t xml:space="preserve"> </w:t>
      </w:r>
      <w:r w:rsidR="002149F4">
        <w:t xml:space="preserve">If you find that a package defined to be installed is not, </w:t>
      </w:r>
      <w:r w:rsidR="00BF3551">
        <w:t>wait a few minutes and check again.</w:t>
      </w:r>
    </w:p>
    <w:p w14:paraId="0F421947" w14:textId="39BAB096" w:rsidR="00D03D30" w:rsidRDefault="00BE282B" w:rsidP="00736550">
      <w:pPr>
        <w:pStyle w:val="Heading2"/>
      </w:pPr>
      <w:bookmarkStart w:id="52" w:name="_Toc100827426"/>
      <w:r>
        <w:t xml:space="preserve">Enable BGP on </w:t>
      </w:r>
      <w:r w:rsidR="00BF3551">
        <w:t>Metal instances</w:t>
      </w:r>
      <w:bookmarkEnd w:id="52"/>
    </w:p>
    <w:p w14:paraId="08BC5606" w14:textId="68F9FCAF" w:rsidR="005B4753" w:rsidRPr="0066018E" w:rsidRDefault="00C95C62" w:rsidP="003866B5">
      <w:pPr>
        <w:pStyle w:val="Body"/>
      </w:pPr>
      <w:r>
        <w:t xml:space="preserve">Once the servers are up and available, </w:t>
      </w:r>
      <w:r w:rsidR="007228CF">
        <w:t xml:space="preserve">BGP </w:t>
      </w:r>
      <w:r w:rsidR="00DF3FF1">
        <w:t xml:space="preserve">for IPv4 </w:t>
      </w:r>
      <w:r w:rsidR="007228CF">
        <w:t xml:space="preserve">also </w:t>
      </w:r>
      <w:r w:rsidR="009F5C4E">
        <w:t>needs</w:t>
      </w:r>
      <w:r w:rsidR="007228CF">
        <w:t xml:space="preserve"> be enabled on each Ubuntu server instance.</w:t>
      </w:r>
    </w:p>
    <w:p w14:paraId="2B4314B6" w14:textId="77777777" w:rsidR="00DF3FF1" w:rsidRPr="00CD6930" w:rsidRDefault="00DF3FF1" w:rsidP="00CD6930">
      <w:pPr>
        <w:pStyle w:val="Body"/>
      </w:pPr>
      <w:r w:rsidRPr="00CD6930">
        <w:rPr>
          <w:noProof/>
        </w:rPr>
        <w:drawing>
          <wp:inline distT="0" distB="0" distL="0" distR="0" wp14:anchorId="37E7EFD9" wp14:editId="67D0B2F1">
            <wp:extent cx="5943600" cy="2345690"/>
            <wp:effectExtent l="0" t="0" r="0" b="381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inline>
        </w:drawing>
      </w:r>
    </w:p>
    <w:p w14:paraId="00F5A4F8" w14:textId="6CF12AC3" w:rsidR="00F452CE" w:rsidRDefault="00DF3FF1" w:rsidP="00CD6930">
      <w:pPr>
        <w:pStyle w:val="Body"/>
        <w:rPr>
          <w:ins w:id="53" w:author="Scott Fields" w:date="2022-04-13T13:03:00Z"/>
        </w:rPr>
      </w:pPr>
      <w:r w:rsidRPr="00CD6930">
        <w:rPr>
          <w:noProof/>
        </w:rPr>
        <w:lastRenderedPageBreak/>
        <w:drawing>
          <wp:inline distT="0" distB="0" distL="0" distR="0" wp14:anchorId="7B0A8EC5" wp14:editId="6E096227">
            <wp:extent cx="5943600" cy="2562860"/>
            <wp:effectExtent l="0" t="0" r="0" b="2540"/>
            <wp:docPr id="27" name="Picture 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62860"/>
                    </a:xfrm>
                    <a:prstGeom prst="rect">
                      <a:avLst/>
                    </a:prstGeom>
                  </pic:spPr>
                </pic:pic>
              </a:graphicData>
            </a:graphic>
          </wp:inline>
        </w:drawing>
      </w:r>
    </w:p>
    <w:p w14:paraId="7B0279C4" w14:textId="281EC6F6" w:rsidR="0025031F" w:rsidRPr="00CD6930" w:rsidRDefault="0025031F" w:rsidP="007F3343">
      <w:pPr>
        <w:pStyle w:val="FigureCaption"/>
      </w:pPr>
      <w:ins w:id="54" w:author="Scott Fields" w:date="2022-04-13T13:03:00Z">
        <w:r>
          <w:t xml:space="preserve">Figure 8: </w:t>
        </w:r>
      </w:ins>
      <w:ins w:id="55" w:author="Scott Fields" w:date="2022-04-14T10:53:00Z">
        <w:r w:rsidR="005447F8" w:rsidRPr="005447F8">
          <w:t>BGP for IPv4 needs be enabled on each Ubuntu server instance</w:t>
        </w:r>
        <w:r w:rsidR="005447F8">
          <w:t>.</w:t>
        </w:r>
      </w:ins>
    </w:p>
    <w:p w14:paraId="6498CD56" w14:textId="2703B4B6" w:rsidR="00D25ACF" w:rsidRPr="0066018E" w:rsidRDefault="002C72F9" w:rsidP="00736550">
      <w:pPr>
        <w:pStyle w:val="Heading2"/>
        <w:rPr>
          <w:rFonts w:ascii="Times New Roman" w:hAnsi="Times New Roman"/>
        </w:rPr>
      </w:pPr>
      <w:bookmarkStart w:id="56" w:name="_Toc100827427"/>
      <w:r>
        <w:t>Convert</w:t>
      </w:r>
      <w:r w:rsidR="00D25ACF" w:rsidRPr="0066018E">
        <w:t xml:space="preserve"> </w:t>
      </w:r>
      <w:r w:rsidR="00317E3B">
        <w:t>Metal</w:t>
      </w:r>
      <w:r w:rsidR="00D25ACF" w:rsidRPr="0066018E">
        <w:t xml:space="preserve"> network</w:t>
      </w:r>
      <w:bookmarkEnd w:id="56"/>
    </w:p>
    <w:p w14:paraId="550A3FAC" w14:textId="1F23391A" w:rsidR="00D25ACF" w:rsidRDefault="00EA1569" w:rsidP="003866B5">
      <w:pPr>
        <w:pStyle w:val="Body"/>
      </w:pPr>
      <w:r>
        <w:t xml:space="preserve">When a Metal instance is first deployed, the two NICs are connected to two different switches, bonded together </w:t>
      </w:r>
      <w:r w:rsidR="00E744EA">
        <w:t>in</w:t>
      </w:r>
      <w:del w:id="57" w:author="Scott Fields" w:date="2022-04-14T10:53:00Z">
        <w:r w:rsidR="00E744EA" w:rsidDel="00DF02FF">
          <w:delText xml:space="preserve"> </w:delText>
        </w:r>
      </w:del>
      <w:r w:rsidR="00E744EA">
        <w:t xml:space="preserve">to a single, logical interface </w:t>
      </w:r>
      <w:r>
        <w:t>and support</w:t>
      </w:r>
      <w:ins w:id="58" w:author="Scott Fields" w:date="2022-04-14T10:53:00Z">
        <w:r w:rsidR="00DF02FF">
          <w:t>ing</w:t>
        </w:r>
      </w:ins>
      <w:ins w:id="59" w:author="Scott Fields" w:date="2022-04-14T10:54:00Z">
        <w:r w:rsidR="00DF02FF">
          <w:t xml:space="preserve"> </w:t>
        </w:r>
      </w:ins>
      <w:r>
        <w:t>layer 3 only.</w:t>
      </w:r>
      <w:r w:rsidR="006B6241">
        <w:t xml:space="preserve"> </w:t>
      </w:r>
      <w:r w:rsidR="004514B0">
        <w:t>To</w:t>
      </w:r>
      <w:r>
        <w:t xml:space="preserve"> support the layer</w:t>
      </w:r>
      <w:ins w:id="60" w:author="Scott Fields" w:date="2022-04-14T10:54:00Z">
        <w:r w:rsidR="00DF02FF">
          <w:t>-</w:t>
        </w:r>
      </w:ins>
      <w:del w:id="61" w:author="Scott Fields" w:date="2022-04-14T10:54:00Z">
        <w:r w:rsidDel="00DF02FF">
          <w:delText xml:space="preserve"> </w:delText>
        </w:r>
      </w:del>
      <w:r>
        <w:t xml:space="preserve">2 VLANs needed for BIG-IP deployment, the Metal network configuration needs to be converted to </w:t>
      </w:r>
      <w:r w:rsidR="00467233" w:rsidRPr="00467233">
        <w:rPr>
          <w:b/>
          <w:bCs/>
        </w:rPr>
        <w:t>Hybrid Bonded</w:t>
      </w:r>
      <w:r>
        <w:t xml:space="preserve"> which supports both layer 2 and layer 3 networking.</w:t>
      </w:r>
      <w:r w:rsidR="00E85D7A">
        <w:t xml:space="preserve"> </w:t>
      </w:r>
    </w:p>
    <w:p w14:paraId="1C23D33F" w14:textId="4FF1F4A4" w:rsidR="00E85D7A" w:rsidRDefault="00E85D7A" w:rsidP="003866B5">
      <w:pPr>
        <w:pStyle w:val="Body"/>
      </w:pPr>
      <w:r>
        <w:t xml:space="preserve">As </w:t>
      </w:r>
      <w:del w:id="62" w:author="Scott Fields" w:date="2022-04-14T11:13:00Z">
        <w:r w:rsidDel="00156574">
          <w:delText xml:space="preserve">a </w:delText>
        </w:r>
      </w:del>
      <w:r>
        <w:t>part of the network conversion process, you will have to assign one of the VLANs you created earlier</w:t>
      </w:r>
      <w:r w:rsidR="001D21C7">
        <w:t>.</w:t>
      </w:r>
      <w:r w:rsidR="006B6241">
        <w:t xml:space="preserve"> </w:t>
      </w:r>
      <w:r w:rsidR="00467233">
        <w:t xml:space="preserve">You can select any VLAN and </w:t>
      </w:r>
      <w:r w:rsidR="002C72F9">
        <w:t xml:space="preserve">you will assign the </w:t>
      </w:r>
      <w:r w:rsidR="00467233">
        <w:t>remaining</w:t>
      </w:r>
      <w:r w:rsidR="002C72F9">
        <w:t xml:space="preserve"> three once the network conversion is complete.</w:t>
      </w:r>
      <w:ins w:id="63" w:author="Scott Fields" w:date="2022-04-13T12:41:00Z">
        <w:r w:rsidR="006B6241">
          <w:t xml:space="preserve"> (See </w:t>
        </w:r>
      </w:ins>
      <w:ins w:id="64" w:author="Scott Fields" w:date="2022-04-14T10:54:00Z">
        <w:r w:rsidR="00DF02FF">
          <w:t>Figure 9</w:t>
        </w:r>
      </w:ins>
      <w:ins w:id="65" w:author="Scott Fields" w:date="2022-04-14T10:55:00Z">
        <w:r w:rsidR="00DF02FF">
          <w:t xml:space="preserve">, </w:t>
        </w:r>
      </w:ins>
      <w:ins w:id="66" w:author="Scott Fields" w:date="2022-04-13T12:41:00Z">
        <w:r w:rsidR="006B6241">
          <w:t>next page.)</w:t>
        </w:r>
      </w:ins>
    </w:p>
    <w:p w14:paraId="3C3C8AD2" w14:textId="75B0FE4E" w:rsidR="00EA1569" w:rsidRDefault="00E85D7A" w:rsidP="003866B5">
      <w:pPr>
        <w:pStyle w:val="Body"/>
        <w:rPr>
          <w:ins w:id="67" w:author="Scott Fields" w:date="2022-04-13T13:03:00Z"/>
          <w:rFonts w:ascii="Times New Roman" w:hAnsi="Times New Roman"/>
        </w:rPr>
      </w:pPr>
      <w:r>
        <w:rPr>
          <w:rFonts w:ascii="Times New Roman" w:hAnsi="Times New Roman"/>
          <w:noProof/>
        </w:rPr>
        <w:lastRenderedPageBreak/>
        <w:drawing>
          <wp:inline distT="0" distB="0" distL="0" distR="0" wp14:anchorId="651104F2" wp14:editId="001CA34D">
            <wp:extent cx="5943600" cy="3766820"/>
            <wp:effectExtent l="0" t="0" r="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2218FD5C" w14:textId="6C3B6C95" w:rsidR="0025031F" w:rsidRDefault="0025031F" w:rsidP="007F3343">
      <w:pPr>
        <w:pStyle w:val="FigureCaption"/>
      </w:pPr>
      <w:ins w:id="68" w:author="Scott Fields" w:date="2022-04-13T13:03:00Z">
        <w:r>
          <w:t xml:space="preserve">Figure  9: </w:t>
        </w:r>
      </w:ins>
      <w:ins w:id="69" w:author="Scott Fields" w:date="2022-04-14T10:55:00Z">
        <w:r w:rsidR="00DF02FF" w:rsidRPr="00DF02FF">
          <w:t>As part of the network conversion process, you assign one of the VLANs created earlier</w:t>
        </w:r>
        <w:r w:rsidR="00DF02FF">
          <w:t>.</w:t>
        </w:r>
      </w:ins>
    </w:p>
    <w:p w14:paraId="469DA399" w14:textId="58FE732B" w:rsidR="007E542B" w:rsidRDefault="001D21C7" w:rsidP="003866B5">
      <w:pPr>
        <w:pStyle w:val="Body"/>
        <w:rPr>
          <w:rFonts w:ascii="Arial" w:hAnsi="Arial" w:cs="Arial"/>
        </w:rPr>
      </w:pPr>
      <w:r>
        <w:rPr>
          <w:rFonts w:ascii="Arial" w:hAnsi="Arial" w:cs="Arial"/>
        </w:rPr>
        <w:t xml:space="preserve">After the Metal network has been converted to hybrid bonded mode, assign the </w:t>
      </w:r>
      <w:r w:rsidR="00F65BA0">
        <w:rPr>
          <w:rFonts w:ascii="Arial" w:hAnsi="Arial" w:cs="Arial"/>
        </w:rPr>
        <w:t>three</w:t>
      </w:r>
      <w:r>
        <w:rPr>
          <w:rFonts w:ascii="Arial" w:hAnsi="Arial" w:cs="Arial"/>
        </w:rPr>
        <w:t xml:space="preserve"> remaining VLANs to each Ubuntu instance.</w:t>
      </w:r>
      <w:ins w:id="70" w:author="Scott Fields" w:date="2022-04-13T12:42:00Z">
        <w:r w:rsidR="006B6241">
          <w:t xml:space="preserve"> (See </w:t>
        </w:r>
      </w:ins>
      <w:ins w:id="71" w:author="Scott Fields" w:date="2022-04-13T13:03:00Z">
        <w:r w:rsidR="0025031F">
          <w:t xml:space="preserve">Figure </w:t>
        </w:r>
      </w:ins>
      <w:ins w:id="72" w:author="Scott Fields" w:date="2022-04-13T13:04:00Z">
        <w:r w:rsidR="0025031F">
          <w:t>10</w:t>
        </w:r>
      </w:ins>
      <w:ins w:id="73" w:author="Scott Fields" w:date="2022-04-13T12:42:00Z">
        <w:r w:rsidR="006B6241">
          <w:t xml:space="preserve"> on </w:t>
        </w:r>
      </w:ins>
      <w:ins w:id="74" w:author="Scott Fields" w:date="2022-04-13T13:04:00Z">
        <w:r w:rsidR="0025031F">
          <w:t xml:space="preserve">the </w:t>
        </w:r>
      </w:ins>
      <w:ins w:id="75" w:author="Scott Fields" w:date="2022-04-13T12:42:00Z">
        <w:r w:rsidR="006B6241">
          <w:t>next page.)</w:t>
        </w:r>
      </w:ins>
    </w:p>
    <w:p w14:paraId="6DEA8711" w14:textId="5928CB74" w:rsidR="001D21C7" w:rsidRDefault="00B87578" w:rsidP="003866B5">
      <w:pPr>
        <w:pStyle w:val="Body"/>
        <w:rPr>
          <w:ins w:id="76" w:author="Scott Fields" w:date="2022-04-13T13:04:00Z"/>
          <w:rFonts w:ascii="Arial" w:hAnsi="Arial" w:cs="Arial"/>
        </w:rPr>
      </w:pPr>
      <w:r>
        <w:rPr>
          <w:rFonts w:ascii="Arial" w:hAnsi="Arial" w:cs="Arial"/>
          <w:noProof/>
        </w:rPr>
        <w:lastRenderedPageBreak/>
        <w:drawing>
          <wp:inline distT="0" distB="0" distL="0" distR="0" wp14:anchorId="6E036F96" wp14:editId="3B07E0B5">
            <wp:extent cx="5943600" cy="4314825"/>
            <wp:effectExtent l="0" t="0" r="0" b="3175"/>
            <wp:docPr id="29" name="Picture 2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Team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314825"/>
                    </a:xfrm>
                    <a:prstGeom prst="rect">
                      <a:avLst/>
                    </a:prstGeom>
                  </pic:spPr>
                </pic:pic>
              </a:graphicData>
            </a:graphic>
          </wp:inline>
        </w:drawing>
      </w:r>
    </w:p>
    <w:p w14:paraId="0D11F417" w14:textId="5DDE85F6" w:rsidR="0025031F" w:rsidRDefault="0025031F" w:rsidP="007F3343">
      <w:pPr>
        <w:pStyle w:val="FigureCaption"/>
      </w:pPr>
      <w:ins w:id="77" w:author="Scott Fields" w:date="2022-04-13T13:04:00Z">
        <w:r>
          <w:t xml:space="preserve">Figure 10: </w:t>
        </w:r>
      </w:ins>
      <w:ins w:id="78" w:author="Scott Fields" w:date="2022-04-14T10:56:00Z">
        <w:r w:rsidR="00DF02FF">
          <w:t>A</w:t>
        </w:r>
        <w:r w:rsidR="00DF02FF" w:rsidRPr="00DF02FF">
          <w:t>ssign the three remaining VLANs to each Ubuntu instance</w:t>
        </w:r>
        <w:r w:rsidR="00DF02FF">
          <w:t>.</w:t>
        </w:r>
      </w:ins>
    </w:p>
    <w:p w14:paraId="77827954" w14:textId="44AA9FC7" w:rsidR="009E7666" w:rsidRDefault="009E7666" w:rsidP="00736550">
      <w:pPr>
        <w:pStyle w:val="Heading2"/>
      </w:pPr>
      <w:bookmarkStart w:id="79" w:name="_Toc100827428"/>
      <w:r>
        <w:t>Assign elastic IP addresses</w:t>
      </w:r>
      <w:bookmarkEnd w:id="79"/>
    </w:p>
    <w:p w14:paraId="353660D9" w14:textId="15372162" w:rsidR="009E7666" w:rsidRDefault="009F5C4E" w:rsidP="003866B5">
      <w:pPr>
        <w:pStyle w:val="Body"/>
      </w:pPr>
      <w:r>
        <w:t>To</w:t>
      </w:r>
      <w:r w:rsidR="009E7666">
        <w:t xml:space="preserve"> connect to the BIG-IP management interface from outside the Metal environment, you need to assign a </w:t>
      </w:r>
      <w:r w:rsidR="00685D81" w:rsidRPr="00685D81">
        <w:rPr>
          <w:b/>
          <w:bCs/>
        </w:rPr>
        <w:t>Public IPv4</w:t>
      </w:r>
      <w:r w:rsidR="00685D81">
        <w:t xml:space="preserve"> </w:t>
      </w:r>
      <w:r w:rsidR="009E7666">
        <w:t xml:space="preserve">/31 elastic IP address block that you provisioned in a previous step to </w:t>
      </w:r>
      <w:r w:rsidR="009E7666" w:rsidRPr="00567181">
        <w:rPr>
          <w:b/>
          <w:bCs/>
        </w:rPr>
        <w:t>each</w:t>
      </w:r>
      <w:r w:rsidR="009E7666">
        <w:t xml:space="preserve"> Ubuntu instance.</w:t>
      </w:r>
      <w:ins w:id="80" w:author="Scott Fields" w:date="2022-04-13T12:42:00Z">
        <w:r w:rsidR="006B6241">
          <w:t xml:space="preserve"> (See </w:t>
        </w:r>
      </w:ins>
      <w:ins w:id="81" w:author="Scott Fields" w:date="2022-04-13T13:04:00Z">
        <w:r w:rsidR="0025031F">
          <w:t>Figure 11</w:t>
        </w:r>
      </w:ins>
      <w:ins w:id="82" w:author="Scott Fields" w:date="2022-04-13T12:42:00Z">
        <w:r w:rsidR="006B6241">
          <w:t xml:space="preserve"> on </w:t>
        </w:r>
      </w:ins>
      <w:ins w:id="83" w:author="Scott Fields" w:date="2022-04-13T13:04:00Z">
        <w:r w:rsidR="0025031F">
          <w:t xml:space="preserve">the </w:t>
        </w:r>
      </w:ins>
      <w:ins w:id="84" w:author="Scott Fields" w:date="2022-04-13T12:42:00Z">
        <w:r w:rsidR="006B6241">
          <w:t>next page.)</w:t>
        </w:r>
      </w:ins>
    </w:p>
    <w:p w14:paraId="78E7C330" w14:textId="0CEBE995" w:rsidR="002F09AF" w:rsidRDefault="002F09AF" w:rsidP="00CD6930">
      <w:pPr>
        <w:pStyle w:val="Body"/>
        <w:rPr>
          <w:ins w:id="85" w:author="Scott Fields" w:date="2022-04-13T13:04:00Z"/>
        </w:rPr>
      </w:pPr>
      <w:r w:rsidRPr="00CD6930">
        <w:rPr>
          <w:noProof/>
        </w:rPr>
        <w:lastRenderedPageBreak/>
        <w:drawing>
          <wp:inline distT="0" distB="0" distL="0" distR="0" wp14:anchorId="760C74C5" wp14:editId="53E698D3">
            <wp:extent cx="5943600" cy="4436110"/>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4436110"/>
                    </a:xfrm>
                    <a:prstGeom prst="rect">
                      <a:avLst/>
                    </a:prstGeom>
                  </pic:spPr>
                </pic:pic>
              </a:graphicData>
            </a:graphic>
          </wp:inline>
        </w:drawing>
      </w:r>
    </w:p>
    <w:p w14:paraId="516CC0D6" w14:textId="240255E1" w:rsidR="0025031F" w:rsidRPr="00CD6930" w:rsidRDefault="0025031F" w:rsidP="007F3343">
      <w:pPr>
        <w:pStyle w:val="FigureCaption"/>
      </w:pPr>
      <w:ins w:id="86" w:author="Scott Fields" w:date="2022-04-13T13:04:00Z">
        <w:r>
          <w:t xml:space="preserve">Figure 11: </w:t>
        </w:r>
      </w:ins>
      <w:ins w:id="87" w:author="Scott Fields" w:date="2022-04-14T10:56:00Z">
        <w:r w:rsidR="00DF02FF">
          <w:t>A</w:t>
        </w:r>
        <w:r w:rsidR="00DF02FF" w:rsidRPr="00DF02FF">
          <w:t xml:space="preserve">ssign a Public IPv4 /31 elastic IP address block </w:t>
        </w:r>
        <w:r w:rsidR="00DF02FF">
          <w:t xml:space="preserve">(already </w:t>
        </w:r>
        <w:r w:rsidR="00DF02FF" w:rsidRPr="00DF02FF">
          <w:t>provisioned</w:t>
        </w:r>
        <w:r w:rsidR="00DF02FF">
          <w:t xml:space="preserve">) </w:t>
        </w:r>
        <w:r w:rsidR="00DF02FF" w:rsidRPr="00DF02FF">
          <w:t xml:space="preserve">to </w:t>
        </w:r>
        <w:r w:rsidR="00DF02FF" w:rsidRPr="009C11BE">
          <w:t>each</w:t>
        </w:r>
        <w:r w:rsidR="00DF02FF" w:rsidRPr="00DF02FF">
          <w:t xml:space="preserve"> Ubuntu instance</w:t>
        </w:r>
      </w:ins>
      <w:ins w:id="88" w:author="Scott Fields" w:date="2022-04-14T10:57:00Z">
        <w:r w:rsidR="00DF02FF">
          <w:t>.</w:t>
        </w:r>
      </w:ins>
    </w:p>
    <w:p w14:paraId="2F17CBF7" w14:textId="77777777" w:rsidR="00D25ACF" w:rsidRPr="0066018E" w:rsidRDefault="00D25ACF" w:rsidP="00736550">
      <w:pPr>
        <w:pStyle w:val="Heading2"/>
        <w:rPr>
          <w:rFonts w:ascii="Times New Roman" w:hAnsi="Times New Roman"/>
        </w:rPr>
      </w:pPr>
      <w:bookmarkStart w:id="89" w:name="_Toc100827429"/>
      <w:r w:rsidRPr="0066018E">
        <w:t>Modify instance network configuration</w:t>
      </w:r>
      <w:bookmarkEnd w:id="89"/>
      <w:r w:rsidRPr="0066018E">
        <w:t xml:space="preserve"> </w:t>
      </w:r>
    </w:p>
    <w:p w14:paraId="3EF89813" w14:textId="38EF9191" w:rsidR="00D25ACF" w:rsidRDefault="00685D81" w:rsidP="003866B5">
      <w:pPr>
        <w:pStyle w:val="Body"/>
      </w:pPr>
      <w:r w:rsidRPr="00685D81">
        <w:rPr>
          <w:b/>
          <w:bCs/>
        </w:rPr>
        <w:t>NOTE:</w:t>
      </w:r>
      <w:r>
        <w:t xml:space="preserve"> You will need to </w:t>
      </w:r>
      <w:r w:rsidR="00164029">
        <w:t>log</w:t>
      </w:r>
      <w:ins w:id="90" w:author="Scott Fields" w:date="2022-04-14T10:58:00Z">
        <w:r w:rsidR="0024240C">
          <w:t xml:space="preserve"> </w:t>
        </w:r>
      </w:ins>
      <w:r w:rsidR="00164029">
        <w:t xml:space="preserve">in </w:t>
      </w:r>
      <w:del w:id="91" w:author="Scott Fields" w:date="2022-04-14T10:57:00Z">
        <w:r w:rsidR="00CA0CB9" w:rsidDel="0024240C">
          <w:delText>in</w:delText>
        </w:r>
      </w:del>
      <w:r w:rsidR="00CA0CB9">
        <w:t xml:space="preserve">to each Ubuntu server </w:t>
      </w:r>
      <w:r w:rsidR="00164029">
        <w:t xml:space="preserve">via </w:t>
      </w:r>
      <w:r>
        <w:t xml:space="preserve">SSH instance </w:t>
      </w:r>
      <w:r w:rsidR="00CA0CB9">
        <w:t xml:space="preserve">using </w:t>
      </w:r>
      <w:r w:rsidR="000C679C">
        <w:t xml:space="preserve">the </w:t>
      </w:r>
      <w:r w:rsidR="00CA0CB9">
        <w:t>auto-assigned Metal instance management IP address t</w:t>
      </w:r>
      <w:r>
        <w:t>o complete this section</w:t>
      </w:r>
      <w:r w:rsidR="00CA0CB9">
        <w:t>.</w:t>
      </w:r>
      <w:r w:rsidR="006B6241">
        <w:t xml:space="preserve"> </w:t>
      </w:r>
      <w:r w:rsidR="004C2D74">
        <w:t>This management IP address does not need to be changed and is NOT the same as the BIG-IP management IP address.</w:t>
      </w:r>
      <w:r>
        <w:br/>
      </w:r>
      <w:r>
        <w:br/>
      </w:r>
      <w:r w:rsidR="006715C6">
        <w:t>This deployment example use</w:t>
      </w:r>
      <w:r w:rsidR="001D21C7">
        <w:t>s</w:t>
      </w:r>
      <w:r w:rsidR="006715C6">
        <w:t xml:space="preserve"> KVM </w:t>
      </w:r>
      <w:r w:rsidR="001D21C7">
        <w:t>network bridging</w:t>
      </w:r>
      <w:r w:rsidR="006715C6">
        <w:t xml:space="preserve"> and the network configuration of </w:t>
      </w:r>
      <w:r w:rsidR="00F55669">
        <w:t>both</w:t>
      </w:r>
      <w:r w:rsidR="006715C6">
        <w:t xml:space="preserve"> Ubuntu instance</w:t>
      </w:r>
      <w:r w:rsidR="00F55669">
        <w:t>s</w:t>
      </w:r>
      <w:r w:rsidR="006715C6">
        <w:t xml:space="preserve"> needs to be modified to support this </w:t>
      </w:r>
      <w:r w:rsidR="001D21C7">
        <w:t>mode.</w:t>
      </w:r>
      <w:r w:rsidR="006B6241">
        <w:t xml:space="preserve"> </w:t>
      </w:r>
      <w:r w:rsidR="001D21C7">
        <w:t xml:space="preserve">The layer 2 VLANs are tagged and defined as a subinterface of the </w:t>
      </w:r>
      <w:r w:rsidR="001D21C7">
        <w:rPr>
          <w:b/>
          <w:bCs/>
        </w:rPr>
        <w:t xml:space="preserve">bond0 </w:t>
      </w:r>
      <w:r w:rsidR="001D21C7">
        <w:t>interface</w:t>
      </w:r>
      <w:r w:rsidR="006715C6">
        <w:t xml:space="preserve"> </w:t>
      </w:r>
      <w:r w:rsidR="000A01A1">
        <w:t xml:space="preserve">and the naming convention is </w:t>
      </w:r>
      <w:r w:rsidR="000A01A1" w:rsidRPr="000A01A1">
        <w:rPr>
          <w:b/>
          <w:bCs/>
        </w:rPr>
        <w:t>bond0.&lt;VLAN number&gt;</w:t>
      </w:r>
      <w:r w:rsidR="000A01A1">
        <w:rPr>
          <w:b/>
          <w:bCs/>
        </w:rPr>
        <w:t>.</w:t>
      </w:r>
      <w:r w:rsidR="006B6241">
        <w:rPr>
          <w:b/>
          <w:bCs/>
        </w:rPr>
        <w:t xml:space="preserve"> </w:t>
      </w:r>
      <w:r w:rsidR="000A01A1">
        <w:t xml:space="preserve">For this deployment example, the tagged interfaces are </w:t>
      </w:r>
      <w:r w:rsidR="000A01A1" w:rsidRPr="000A01A1">
        <w:rPr>
          <w:b/>
          <w:bCs/>
        </w:rPr>
        <w:t>bond0.1000, bond0.1001, bond0.1002 and bond0.1003</w:t>
      </w:r>
      <w:r w:rsidR="000A01A1">
        <w:t>.</w:t>
      </w:r>
      <w:r w:rsidR="006B6241">
        <w:t xml:space="preserve"> </w:t>
      </w:r>
      <w:r w:rsidR="000A01A1">
        <w:t xml:space="preserve">Depending on the VLAN numbers that were </w:t>
      </w:r>
      <w:r w:rsidR="00F55669">
        <w:t>auto assigned</w:t>
      </w:r>
      <w:r w:rsidR="000A01A1">
        <w:t xml:space="preserve">, your interface names may be </w:t>
      </w:r>
      <w:r w:rsidR="0028043B">
        <w:t>different,</w:t>
      </w:r>
      <w:r w:rsidR="000A01A1">
        <w:t xml:space="preserve"> and you will need to modify as needed.</w:t>
      </w:r>
    </w:p>
    <w:p w14:paraId="4F4CE4F7" w14:textId="63DEB052" w:rsidR="000A01A1" w:rsidRPr="0066018E" w:rsidRDefault="000A01A1" w:rsidP="003866B5">
      <w:pPr>
        <w:pStyle w:val="Body"/>
        <w:rPr>
          <w:rFonts w:ascii="Times New Roman" w:hAnsi="Times New Roman"/>
        </w:rPr>
      </w:pPr>
      <w:r>
        <w:t>Only the BIG-IP management interface</w:t>
      </w:r>
      <w:del w:id="92" w:author="Scott Fields" w:date="2022-04-14T11:03:00Z">
        <w:r w:rsidDel="009C11BE">
          <w:delText xml:space="preserve"> - </w:delText>
        </w:r>
      </w:del>
      <w:ins w:id="93" w:author="Scott Fields" w:date="2022-04-14T11:03:00Z">
        <w:r w:rsidR="009C11BE">
          <w:t>—</w:t>
        </w:r>
      </w:ins>
      <w:r>
        <w:t>bond0.1000 in this case</w:t>
      </w:r>
      <w:ins w:id="94" w:author="Scott Fields" w:date="2022-04-14T11:03:00Z">
        <w:r w:rsidR="009C11BE">
          <w:t>—</w:t>
        </w:r>
      </w:ins>
      <w:del w:id="95" w:author="Scott Fields" w:date="2022-04-14T11:03:00Z">
        <w:r w:rsidDel="009C11BE">
          <w:delText xml:space="preserve"> – </w:delText>
        </w:r>
      </w:del>
      <w:r>
        <w:t>uses a public IP address while the rest of the new interfaces use RFC1918 private IP addresses.</w:t>
      </w:r>
    </w:p>
    <w:p w14:paraId="5645A81E" w14:textId="429C4C42" w:rsidR="000A01A1" w:rsidRDefault="00685D81" w:rsidP="003866B5">
      <w:pPr>
        <w:pStyle w:val="Body"/>
      </w:pPr>
      <w:r>
        <w:t>E</w:t>
      </w:r>
      <w:r w:rsidR="00317E3B" w:rsidRPr="0066018E">
        <w:t>dit the interfaces configuration file</w:t>
      </w:r>
      <w:r w:rsidR="00421B39">
        <w:t xml:space="preserve"> and append the interface configuration commands to the bottom of the file</w:t>
      </w:r>
      <w:r w:rsidR="00F55669">
        <w:t>, adjusting the new interface names to match your assigned VLAN numbers.</w:t>
      </w:r>
      <w:r w:rsidR="006B6241">
        <w:t xml:space="preserve"> </w:t>
      </w:r>
      <w:r w:rsidR="00567181">
        <w:t xml:space="preserve">There are two sets of interface </w:t>
      </w:r>
      <w:r w:rsidR="00567181">
        <w:lastRenderedPageBreak/>
        <w:t xml:space="preserve">configuration commands below, one for each Ubuntu instance. </w:t>
      </w:r>
      <w:r w:rsidR="00C804CF">
        <w:t>Be sure to use different RFC1918 IP addresses for each Ubuntu instance, while making sure th</w:t>
      </w:r>
      <w:r w:rsidR="00B14411">
        <w:t>at the matching interfaces are in the same subnet.</w:t>
      </w:r>
    </w:p>
    <w:p w14:paraId="289D9E56" w14:textId="2DA943E1" w:rsidR="00D768AD" w:rsidRDefault="00D768AD" w:rsidP="003866B5">
      <w:pPr>
        <w:pStyle w:val="Body"/>
      </w:pPr>
      <w:r>
        <w:t>Additionally, the BIG-IP management IP address</w:t>
      </w:r>
      <w:ins w:id="96" w:author="Scott Fields" w:date="2022-04-14T11:04:00Z">
        <w:r w:rsidR="002F7E60">
          <w:t>—</w:t>
        </w:r>
      </w:ins>
      <w:del w:id="97" w:author="Scott Fields" w:date="2022-04-14T11:04:00Z">
        <w:r w:rsidDel="002F7E60">
          <w:delText xml:space="preserve"> – </w:delText>
        </w:r>
      </w:del>
      <w:r>
        <w:t>highlighted below in red</w:t>
      </w:r>
      <w:ins w:id="98" w:author="Scott Fields" w:date="2022-04-14T11:04:00Z">
        <w:r w:rsidR="002F7E60">
          <w:t>—</w:t>
        </w:r>
      </w:ins>
      <w:del w:id="99" w:author="Scott Fields" w:date="2022-04-14T11:04:00Z">
        <w:r w:rsidDel="002F7E60">
          <w:delText xml:space="preserve"> - </w:delText>
        </w:r>
      </w:del>
      <w:r>
        <w:t xml:space="preserve">need to be changed to match the </w:t>
      </w:r>
      <w:r w:rsidR="0083241D" w:rsidRPr="0083241D">
        <w:rPr>
          <w:b/>
          <w:bCs/>
        </w:rPr>
        <w:t>first</w:t>
      </w:r>
      <w:r w:rsidR="0083241D">
        <w:t xml:space="preserve"> address of the </w:t>
      </w:r>
      <w:r>
        <w:t>elastic IP address blocks that you requested in a previous step.</w:t>
      </w:r>
      <w:r w:rsidR="0083241D">
        <w:br/>
      </w:r>
      <w:r w:rsidR="0083241D">
        <w:br/>
        <w:t>As an example, if the /31 elastic IP address block you requested was 147.28.141.130/31, the IP address you would define on the Ubuntu network configuration would be 147.28.141.130.</w:t>
      </w:r>
      <w:r w:rsidR="006B6241">
        <w:t xml:space="preserve"> </w:t>
      </w:r>
      <w:r w:rsidR="0083241D">
        <w:t>In a later step, you will assign the second IP address of the block</w:t>
      </w:r>
      <w:ins w:id="100" w:author="Scott Fields" w:date="2022-04-14T11:04:00Z">
        <w:r w:rsidR="002F7E60">
          <w:t>—</w:t>
        </w:r>
      </w:ins>
      <w:del w:id="101" w:author="Scott Fields" w:date="2022-04-14T11:04:00Z">
        <w:r w:rsidR="0083241D" w:rsidDel="002F7E60">
          <w:delText xml:space="preserve"> </w:delText>
        </w:r>
        <w:r w:rsidR="00567181" w:rsidDel="002F7E60">
          <w:delText xml:space="preserve">- </w:delText>
        </w:r>
      </w:del>
      <w:r w:rsidR="0083241D">
        <w:t>147.28.141.131</w:t>
      </w:r>
      <w:ins w:id="102" w:author="Scott Fields" w:date="2022-04-14T11:04:00Z">
        <w:r w:rsidR="002F7E60">
          <w:t>—</w:t>
        </w:r>
      </w:ins>
      <w:del w:id="103" w:author="Scott Fields" w:date="2022-04-14T11:04:00Z">
        <w:r w:rsidR="00567181" w:rsidDel="002F7E60">
          <w:delText xml:space="preserve"> -</w:delText>
        </w:r>
        <w:r w:rsidR="0083241D" w:rsidDel="002F7E60">
          <w:delText xml:space="preserve"> </w:delText>
        </w:r>
      </w:del>
      <w:r w:rsidR="0083241D">
        <w:t>as the BIG-IP management IP address.</w:t>
      </w:r>
    </w:p>
    <w:p w14:paraId="23AFA3B5" w14:textId="75CBF3F4" w:rsidR="00252A10" w:rsidRPr="0066018E" w:rsidRDefault="00252A10" w:rsidP="003866B5">
      <w:pPr>
        <w:pStyle w:val="Body"/>
        <w:rPr>
          <w:b/>
          <w:bCs/>
          <w:u w:val="single"/>
        </w:rPr>
      </w:pPr>
      <w:r w:rsidRPr="00252A10">
        <w:rPr>
          <w:b/>
          <w:bCs/>
          <w:u w:val="single"/>
        </w:rPr>
        <w:t>Ubuntu #1</w:t>
      </w:r>
    </w:p>
    <w:p w14:paraId="4034A0EB" w14:textId="53FDCC11" w:rsidR="00252A10" w:rsidRDefault="00A709B1" w:rsidP="003866B5">
      <w:pPr>
        <w:pStyle w:val="Code"/>
      </w:pPr>
      <w:r>
        <w:t>vi</w:t>
      </w:r>
      <w:r w:rsidR="00317E3B" w:rsidRPr="0066018E">
        <w:t xml:space="preserve"> /etc/network/interfaces</w:t>
      </w:r>
    </w:p>
    <w:p w14:paraId="1A3DA5A1" w14:textId="77777777" w:rsidR="00A709B1" w:rsidRDefault="00A709B1" w:rsidP="003866B5">
      <w:pPr>
        <w:pStyle w:val="Code"/>
        <w:rPr>
          <w:rFonts w:ascii="AppleSystemUIFont" w:hAnsi="AppleSystemUIFont" w:cs="AppleSystemUIFont"/>
          <w:sz w:val="26"/>
          <w:szCs w:val="26"/>
        </w:rPr>
      </w:pPr>
    </w:p>
    <w:p w14:paraId="4A07DB4B" w14:textId="77777777" w:rsidR="00A709B1" w:rsidRPr="00A709B1" w:rsidRDefault="00A709B1" w:rsidP="003866B5">
      <w:pPr>
        <w:pStyle w:val="Code"/>
        <w:rPr>
          <w:sz w:val="16"/>
          <w:szCs w:val="16"/>
        </w:rPr>
      </w:pPr>
      <w:r w:rsidRPr="00A709B1">
        <w:rPr>
          <w:sz w:val="16"/>
          <w:szCs w:val="16"/>
        </w:rPr>
        <w:t>auto br0</w:t>
      </w:r>
    </w:p>
    <w:p w14:paraId="2A74A2DD" w14:textId="77777777" w:rsidR="00A709B1" w:rsidRPr="00A709B1" w:rsidRDefault="00A709B1" w:rsidP="003866B5">
      <w:pPr>
        <w:pStyle w:val="Code"/>
        <w:rPr>
          <w:sz w:val="16"/>
          <w:szCs w:val="16"/>
        </w:rPr>
      </w:pPr>
      <w:r w:rsidRPr="00A709B1">
        <w:rPr>
          <w:sz w:val="16"/>
          <w:szCs w:val="16"/>
        </w:rPr>
        <w:t>iface br0 inet static</w:t>
      </w:r>
    </w:p>
    <w:p w14:paraId="5798D139" w14:textId="3AF836E7" w:rsidR="00A709B1" w:rsidRPr="00A709B1" w:rsidRDefault="00A709B1" w:rsidP="003866B5">
      <w:pPr>
        <w:pStyle w:val="Code"/>
        <w:rPr>
          <w:rFonts w:ascii="Times New Roman" w:hAnsi="Times New Roman" w:cs="Times New Roman"/>
        </w:rPr>
      </w:pPr>
      <w:r w:rsidRPr="00A709B1">
        <w:rPr>
          <w:sz w:val="16"/>
          <w:szCs w:val="16"/>
        </w:rPr>
        <w:t xml:space="preserve">address </w:t>
      </w:r>
      <w:r w:rsidR="00567181">
        <w:rPr>
          <w:color w:val="FF0000"/>
          <w:sz w:val="16"/>
          <w:szCs w:val="16"/>
          <w:shd w:val="clear" w:color="auto" w:fill="FFFFFF"/>
        </w:rPr>
        <w:t>&lt;first IP of BIG-IP mgmt address block&gt;</w:t>
      </w:r>
    </w:p>
    <w:p w14:paraId="1C9F68DA" w14:textId="77777777" w:rsidR="00A709B1" w:rsidRPr="00A709B1" w:rsidRDefault="00A709B1" w:rsidP="003866B5">
      <w:pPr>
        <w:pStyle w:val="Code"/>
        <w:rPr>
          <w:sz w:val="16"/>
          <w:szCs w:val="16"/>
        </w:rPr>
      </w:pPr>
      <w:r w:rsidRPr="00A709B1">
        <w:rPr>
          <w:sz w:val="16"/>
          <w:szCs w:val="16"/>
        </w:rPr>
        <w:t>netmask 255.255.255.254</w:t>
      </w:r>
    </w:p>
    <w:p w14:paraId="2A863150" w14:textId="77777777" w:rsidR="00A709B1" w:rsidRPr="00A709B1" w:rsidRDefault="00A709B1" w:rsidP="003866B5">
      <w:pPr>
        <w:pStyle w:val="Code"/>
        <w:rPr>
          <w:sz w:val="16"/>
          <w:szCs w:val="16"/>
        </w:rPr>
      </w:pPr>
      <w:r w:rsidRPr="00A709B1">
        <w:rPr>
          <w:sz w:val="16"/>
          <w:szCs w:val="16"/>
        </w:rPr>
        <w:t>bridge_ports bond0.1000</w:t>
      </w:r>
    </w:p>
    <w:p w14:paraId="791E93CA" w14:textId="77777777" w:rsidR="00A709B1" w:rsidRPr="00A709B1" w:rsidRDefault="00A709B1" w:rsidP="003866B5">
      <w:pPr>
        <w:pStyle w:val="Code"/>
        <w:rPr>
          <w:sz w:val="16"/>
          <w:szCs w:val="16"/>
        </w:rPr>
      </w:pPr>
      <w:r w:rsidRPr="00A709B1">
        <w:rPr>
          <w:sz w:val="16"/>
          <w:szCs w:val="16"/>
        </w:rPr>
        <w:t>bridge_stp off</w:t>
      </w:r>
    </w:p>
    <w:p w14:paraId="2518A266" w14:textId="77777777" w:rsidR="00A709B1" w:rsidRPr="00A709B1" w:rsidRDefault="00A709B1" w:rsidP="003866B5">
      <w:pPr>
        <w:pStyle w:val="Code"/>
        <w:rPr>
          <w:sz w:val="16"/>
          <w:szCs w:val="16"/>
        </w:rPr>
      </w:pPr>
      <w:r w:rsidRPr="00A709B1">
        <w:rPr>
          <w:sz w:val="16"/>
          <w:szCs w:val="16"/>
        </w:rPr>
        <w:t>bridge-fd 0</w:t>
      </w:r>
    </w:p>
    <w:p w14:paraId="3D1AD9D4" w14:textId="77777777" w:rsidR="00A709B1" w:rsidRPr="00A709B1" w:rsidRDefault="00A709B1" w:rsidP="003866B5">
      <w:pPr>
        <w:pStyle w:val="Code"/>
        <w:rPr>
          <w:sz w:val="16"/>
          <w:szCs w:val="16"/>
        </w:rPr>
      </w:pPr>
      <w:r w:rsidRPr="00A709B1">
        <w:rPr>
          <w:sz w:val="16"/>
          <w:szCs w:val="16"/>
        </w:rPr>
        <w:t>bridge_maxwait 0</w:t>
      </w:r>
    </w:p>
    <w:p w14:paraId="4A236B63" w14:textId="77777777" w:rsidR="00A709B1" w:rsidRPr="00A709B1" w:rsidRDefault="00A709B1" w:rsidP="003866B5">
      <w:pPr>
        <w:pStyle w:val="Code"/>
        <w:rPr>
          <w:sz w:val="16"/>
          <w:szCs w:val="16"/>
        </w:rPr>
      </w:pPr>
    </w:p>
    <w:p w14:paraId="4BDB98D8" w14:textId="77777777" w:rsidR="00A709B1" w:rsidRPr="00A709B1" w:rsidRDefault="00A709B1" w:rsidP="003866B5">
      <w:pPr>
        <w:pStyle w:val="Code"/>
        <w:rPr>
          <w:sz w:val="16"/>
          <w:szCs w:val="16"/>
        </w:rPr>
      </w:pPr>
      <w:r w:rsidRPr="00A709B1">
        <w:rPr>
          <w:sz w:val="16"/>
          <w:szCs w:val="16"/>
        </w:rPr>
        <w:t>auto bond0.1001</w:t>
      </w:r>
    </w:p>
    <w:p w14:paraId="4283752E" w14:textId="77777777" w:rsidR="00A709B1" w:rsidRPr="00A709B1" w:rsidRDefault="00A709B1" w:rsidP="003866B5">
      <w:pPr>
        <w:pStyle w:val="Code"/>
        <w:rPr>
          <w:sz w:val="16"/>
          <w:szCs w:val="16"/>
        </w:rPr>
      </w:pPr>
      <w:r w:rsidRPr="00A709B1">
        <w:rPr>
          <w:sz w:val="16"/>
          <w:szCs w:val="16"/>
        </w:rPr>
        <w:t>iface bond0.1001 inet manual</w:t>
      </w:r>
    </w:p>
    <w:p w14:paraId="48332FF7" w14:textId="77777777" w:rsidR="00A709B1" w:rsidRPr="00A709B1" w:rsidRDefault="00A709B1" w:rsidP="003866B5">
      <w:pPr>
        <w:pStyle w:val="Code"/>
        <w:rPr>
          <w:sz w:val="16"/>
          <w:szCs w:val="16"/>
        </w:rPr>
      </w:pPr>
      <w:r w:rsidRPr="00A709B1">
        <w:rPr>
          <w:sz w:val="16"/>
          <w:szCs w:val="16"/>
        </w:rPr>
        <w:t>pre-up sleep 5</w:t>
      </w:r>
    </w:p>
    <w:p w14:paraId="6EC3F0CB" w14:textId="77777777" w:rsidR="00A709B1" w:rsidRPr="00A709B1" w:rsidRDefault="00A709B1" w:rsidP="003866B5">
      <w:pPr>
        <w:pStyle w:val="Code"/>
        <w:rPr>
          <w:sz w:val="16"/>
          <w:szCs w:val="16"/>
        </w:rPr>
      </w:pPr>
      <w:r w:rsidRPr="00A709B1">
        <w:rPr>
          <w:sz w:val="16"/>
          <w:szCs w:val="16"/>
        </w:rPr>
        <w:t>vlan-raw-device bond0</w:t>
      </w:r>
    </w:p>
    <w:p w14:paraId="6DF98252" w14:textId="77777777" w:rsidR="00A709B1" w:rsidRPr="00A709B1" w:rsidRDefault="00A709B1" w:rsidP="003866B5">
      <w:pPr>
        <w:pStyle w:val="Code"/>
        <w:rPr>
          <w:sz w:val="16"/>
          <w:szCs w:val="16"/>
        </w:rPr>
      </w:pPr>
    </w:p>
    <w:p w14:paraId="18097742" w14:textId="77777777" w:rsidR="00A709B1" w:rsidRPr="00A709B1" w:rsidRDefault="00A709B1" w:rsidP="003866B5">
      <w:pPr>
        <w:pStyle w:val="Code"/>
        <w:rPr>
          <w:sz w:val="16"/>
          <w:szCs w:val="16"/>
        </w:rPr>
      </w:pPr>
      <w:r w:rsidRPr="00A709B1">
        <w:rPr>
          <w:sz w:val="16"/>
          <w:szCs w:val="16"/>
        </w:rPr>
        <w:t>auto br1</w:t>
      </w:r>
    </w:p>
    <w:p w14:paraId="3E30CF02" w14:textId="77777777" w:rsidR="00A709B1" w:rsidRPr="00A709B1" w:rsidRDefault="00A709B1" w:rsidP="003866B5">
      <w:pPr>
        <w:pStyle w:val="Code"/>
        <w:rPr>
          <w:sz w:val="16"/>
          <w:szCs w:val="16"/>
        </w:rPr>
      </w:pPr>
      <w:r w:rsidRPr="00A709B1">
        <w:rPr>
          <w:sz w:val="16"/>
          <w:szCs w:val="16"/>
        </w:rPr>
        <w:t>iface br1 inet static</w:t>
      </w:r>
    </w:p>
    <w:p w14:paraId="718243C2" w14:textId="77777777" w:rsidR="00A709B1" w:rsidRPr="00A709B1" w:rsidRDefault="00A709B1" w:rsidP="003866B5">
      <w:pPr>
        <w:pStyle w:val="Code"/>
        <w:rPr>
          <w:sz w:val="16"/>
          <w:szCs w:val="16"/>
        </w:rPr>
      </w:pPr>
      <w:r w:rsidRPr="00A709B1">
        <w:rPr>
          <w:sz w:val="16"/>
          <w:szCs w:val="16"/>
        </w:rPr>
        <w:t>address 192.168.10.10</w:t>
      </w:r>
    </w:p>
    <w:p w14:paraId="2D6E66FC" w14:textId="77777777" w:rsidR="00A709B1" w:rsidRPr="00A709B1" w:rsidRDefault="00A709B1" w:rsidP="003866B5">
      <w:pPr>
        <w:pStyle w:val="Code"/>
        <w:rPr>
          <w:sz w:val="16"/>
          <w:szCs w:val="16"/>
        </w:rPr>
      </w:pPr>
      <w:r w:rsidRPr="00A709B1">
        <w:rPr>
          <w:sz w:val="16"/>
          <w:szCs w:val="16"/>
        </w:rPr>
        <w:t>netmask 255.255.255.0</w:t>
      </w:r>
    </w:p>
    <w:p w14:paraId="7F718E9C" w14:textId="77777777" w:rsidR="00A709B1" w:rsidRPr="00A709B1" w:rsidRDefault="00A709B1" w:rsidP="003866B5">
      <w:pPr>
        <w:pStyle w:val="Code"/>
        <w:rPr>
          <w:sz w:val="16"/>
          <w:szCs w:val="16"/>
        </w:rPr>
      </w:pPr>
      <w:r w:rsidRPr="00A709B1">
        <w:rPr>
          <w:sz w:val="16"/>
          <w:szCs w:val="16"/>
        </w:rPr>
        <w:t>bridge_ports bond0.1001</w:t>
      </w:r>
    </w:p>
    <w:p w14:paraId="4278F84C" w14:textId="77777777" w:rsidR="00A709B1" w:rsidRPr="00A709B1" w:rsidRDefault="00A709B1" w:rsidP="003866B5">
      <w:pPr>
        <w:pStyle w:val="Code"/>
        <w:rPr>
          <w:sz w:val="16"/>
          <w:szCs w:val="16"/>
        </w:rPr>
      </w:pPr>
      <w:r w:rsidRPr="00A709B1">
        <w:rPr>
          <w:sz w:val="16"/>
          <w:szCs w:val="16"/>
        </w:rPr>
        <w:t>bridge_stp off</w:t>
      </w:r>
    </w:p>
    <w:p w14:paraId="35DA5EBE" w14:textId="77777777" w:rsidR="00A709B1" w:rsidRPr="00A709B1" w:rsidRDefault="00A709B1" w:rsidP="003866B5">
      <w:pPr>
        <w:pStyle w:val="Code"/>
        <w:rPr>
          <w:sz w:val="16"/>
          <w:szCs w:val="16"/>
        </w:rPr>
      </w:pPr>
      <w:r w:rsidRPr="00A709B1">
        <w:rPr>
          <w:sz w:val="16"/>
          <w:szCs w:val="16"/>
        </w:rPr>
        <w:t>bridge-fd 0</w:t>
      </w:r>
    </w:p>
    <w:p w14:paraId="15715E6A" w14:textId="77777777" w:rsidR="00A709B1" w:rsidRPr="00A709B1" w:rsidRDefault="00A709B1" w:rsidP="003866B5">
      <w:pPr>
        <w:pStyle w:val="Code"/>
        <w:rPr>
          <w:sz w:val="16"/>
          <w:szCs w:val="16"/>
        </w:rPr>
      </w:pPr>
      <w:r w:rsidRPr="00A709B1">
        <w:rPr>
          <w:sz w:val="16"/>
          <w:szCs w:val="16"/>
        </w:rPr>
        <w:t>bridge_maxwait 0</w:t>
      </w:r>
    </w:p>
    <w:p w14:paraId="393FD59C" w14:textId="77777777" w:rsidR="00A709B1" w:rsidRPr="00A709B1" w:rsidRDefault="00A709B1" w:rsidP="003866B5">
      <w:pPr>
        <w:pStyle w:val="Code"/>
        <w:rPr>
          <w:sz w:val="16"/>
          <w:szCs w:val="16"/>
        </w:rPr>
      </w:pPr>
    </w:p>
    <w:p w14:paraId="60F297FD" w14:textId="77777777" w:rsidR="00A709B1" w:rsidRPr="00A709B1" w:rsidRDefault="00A709B1" w:rsidP="003866B5">
      <w:pPr>
        <w:pStyle w:val="Code"/>
        <w:rPr>
          <w:sz w:val="16"/>
          <w:szCs w:val="16"/>
        </w:rPr>
      </w:pPr>
      <w:r w:rsidRPr="00A709B1">
        <w:rPr>
          <w:sz w:val="16"/>
          <w:szCs w:val="16"/>
        </w:rPr>
        <w:t>auto bond0.1002</w:t>
      </w:r>
    </w:p>
    <w:p w14:paraId="55BDA857" w14:textId="77777777" w:rsidR="00A709B1" w:rsidRPr="00A709B1" w:rsidRDefault="00A709B1" w:rsidP="003866B5">
      <w:pPr>
        <w:pStyle w:val="Code"/>
        <w:rPr>
          <w:sz w:val="16"/>
          <w:szCs w:val="16"/>
        </w:rPr>
      </w:pPr>
      <w:r w:rsidRPr="00A709B1">
        <w:rPr>
          <w:sz w:val="16"/>
          <w:szCs w:val="16"/>
        </w:rPr>
        <w:t>iface bond0.1002 inet manual</w:t>
      </w:r>
    </w:p>
    <w:p w14:paraId="67EFECDE" w14:textId="77777777" w:rsidR="00A709B1" w:rsidRPr="00A709B1" w:rsidRDefault="00A709B1" w:rsidP="003866B5">
      <w:pPr>
        <w:pStyle w:val="Code"/>
        <w:rPr>
          <w:sz w:val="16"/>
          <w:szCs w:val="16"/>
        </w:rPr>
      </w:pPr>
      <w:r w:rsidRPr="00A709B1">
        <w:rPr>
          <w:sz w:val="16"/>
          <w:szCs w:val="16"/>
        </w:rPr>
        <w:t>pre-up sleep 5</w:t>
      </w:r>
    </w:p>
    <w:p w14:paraId="7A5EE3A0" w14:textId="77777777" w:rsidR="00A709B1" w:rsidRPr="00A709B1" w:rsidRDefault="00A709B1" w:rsidP="003866B5">
      <w:pPr>
        <w:pStyle w:val="Code"/>
        <w:rPr>
          <w:sz w:val="16"/>
          <w:szCs w:val="16"/>
        </w:rPr>
      </w:pPr>
      <w:r w:rsidRPr="00A709B1">
        <w:rPr>
          <w:sz w:val="16"/>
          <w:szCs w:val="16"/>
        </w:rPr>
        <w:t>vlan-raw-device bond0</w:t>
      </w:r>
    </w:p>
    <w:p w14:paraId="254F6F4E" w14:textId="77777777" w:rsidR="00A709B1" w:rsidRPr="00A709B1" w:rsidRDefault="00A709B1" w:rsidP="003866B5">
      <w:pPr>
        <w:pStyle w:val="Code"/>
        <w:rPr>
          <w:sz w:val="16"/>
          <w:szCs w:val="16"/>
        </w:rPr>
      </w:pPr>
    </w:p>
    <w:p w14:paraId="736DD8AD" w14:textId="77777777" w:rsidR="00A709B1" w:rsidRPr="00A709B1" w:rsidRDefault="00A709B1" w:rsidP="003866B5">
      <w:pPr>
        <w:pStyle w:val="Code"/>
        <w:rPr>
          <w:sz w:val="16"/>
          <w:szCs w:val="16"/>
        </w:rPr>
      </w:pPr>
      <w:r w:rsidRPr="00A709B1">
        <w:rPr>
          <w:sz w:val="16"/>
          <w:szCs w:val="16"/>
        </w:rPr>
        <w:t>auto br2</w:t>
      </w:r>
    </w:p>
    <w:p w14:paraId="581E60C7" w14:textId="77777777" w:rsidR="00A709B1" w:rsidRPr="00A709B1" w:rsidRDefault="00A709B1" w:rsidP="003866B5">
      <w:pPr>
        <w:pStyle w:val="Code"/>
        <w:rPr>
          <w:sz w:val="16"/>
          <w:szCs w:val="16"/>
        </w:rPr>
      </w:pPr>
      <w:r w:rsidRPr="00A709B1">
        <w:rPr>
          <w:sz w:val="16"/>
          <w:szCs w:val="16"/>
        </w:rPr>
        <w:t>iface br2 inet static</w:t>
      </w:r>
    </w:p>
    <w:p w14:paraId="20739CEB" w14:textId="77777777" w:rsidR="00A709B1" w:rsidRPr="00A709B1" w:rsidRDefault="00A709B1" w:rsidP="003866B5">
      <w:pPr>
        <w:pStyle w:val="Code"/>
        <w:rPr>
          <w:sz w:val="16"/>
          <w:szCs w:val="16"/>
        </w:rPr>
      </w:pPr>
      <w:r w:rsidRPr="00A709B1">
        <w:rPr>
          <w:sz w:val="16"/>
          <w:szCs w:val="16"/>
        </w:rPr>
        <w:t>address 192.168.20.10</w:t>
      </w:r>
    </w:p>
    <w:p w14:paraId="0E57A90F" w14:textId="77777777" w:rsidR="00A709B1" w:rsidRPr="00A709B1" w:rsidRDefault="00A709B1" w:rsidP="003866B5">
      <w:pPr>
        <w:pStyle w:val="Code"/>
        <w:rPr>
          <w:sz w:val="16"/>
          <w:szCs w:val="16"/>
        </w:rPr>
      </w:pPr>
      <w:r w:rsidRPr="00A709B1">
        <w:rPr>
          <w:sz w:val="16"/>
          <w:szCs w:val="16"/>
        </w:rPr>
        <w:t>netmask 255.255.255.0</w:t>
      </w:r>
    </w:p>
    <w:p w14:paraId="53FD5514" w14:textId="77777777" w:rsidR="00A709B1" w:rsidRPr="00A709B1" w:rsidRDefault="00A709B1" w:rsidP="003866B5">
      <w:pPr>
        <w:pStyle w:val="Code"/>
        <w:rPr>
          <w:sz w:val="16"/>
          <w:szCs w:val="16"/>
        </w:rPr>
      </w:pPr>
      <w:r w:rsidRPr="00A709B1">
        <w:rPr>
          <w:sz w:val="16"/>
          <w:szCs w:val="16"/>
        </w:rPr>
        <w:t>bridge_ports bond0.1002</w:t>
      </w:r>
    </w:p>
    <w:p w14:paraId="38B5B5AF" w14:textId="77777777" w:rsidR="00A709B1" w:rsidRPr="00A709B1" w:rsidRDefault="00A709B1" w:rsidP="003866B5">
      <w:pPr>
        <w:pStyle w:val="Code"/>
        <w:rPr>
          <w:sz w:val="16"/>
          <w:szCs w:val="16"/>
        </w:rPr>
      </w:pPr>
      <w:r w:rsidRPr="00A709B1">
        <w:rPr>
          <w:sz w:val="16"/>
          <w:szCs w:val="16"/>
        </w:rPr>
        <w:t>bridge_stp off</w:t>
      </w:r>
    </w:p>
    <w:p w14:paraId="2E07D71D" w14:textId="77777777" w:rsidR="00A709B1" w:rsidRPr="00A709B1" w:rsidRDefault="00A709B1" w:rsidP="003866B5">
      <w:pPr>
        <w:pStyle w:val="Code"/>
        <w:rPr>
          <w:sz w:val="16"/>
          <w:szCs w:val="16"/>
        </w:rPr>
      </w:pPr>
      <w:r w:rsidRPr="00A709B1">
        <w:rPr>
          <w:sz w:val="16"/>
          <w:szCs w:val="16"/>
        </w:rPr>
        <w:t>bridge-fd 0</w:t>
      </w:r>
    </w:p>
    <w:p w14:paraId="7DD43385" w14:textId="77777777" w:rsidR="00A709B1" w:rsidRPr="00A709B1" w:rsidRDefault="00A709B1" w:rsidP="003866B5">
      <w:pPr>
        <w:pStyle w:val="Code"/>
        <w:rPr>
          <w:sz w:val="16"/>
          <w:szCs w:val="16"/>
        </w:rPr>
      </w:pPr>
      <w:r w:rsidRPr="00A709B1">
        <w:rPr>
          <w:sz w:val="16"/>
          <w:szCs w:val="16"/>
        </w:rPr>
        <w:t>bridge_maxwait 0</w:t>
      </w:r>
    </w:p>
    <w:p w14:paraId="50C97A2A" w14:textId="77777777" w:rsidR="00A709B1" w:rsidRPr="00A709B1" w:rsidRDefault="00A709B1" w:rsidP="003866B5">
      <w:pPr>
        <w:pStyle w:val="Code"/>
        <w:rPr>
          <w:sz w:val="16"/>
          <w:szCs w:val="16"/>
        </w:rPr>
      </w:pPr>
    </w:p>
    <w:p w14:paraId="5C60790B" w14:textId="77777777" w:rsidR="00A709B1" w:rsidRPr="00A709B1" w:rsidRDefault="00A709B1" w:rsidP="003866B5">
      <w:pPr>
        <w:pStyle w:val="Code"/>
        <w:rPr>
          <w:sz w:val="16"/>
          <w:szCs w:val="16"/>
        </w:rPr>
      </w:pPr>
      <w:r w:rsidRPr="00A709B1">
        <w:rPr>
          <w:sz w:val="16"/>
          <w:szCs w:val="16"/>
        </w:rPr>
        <w:t>auto bond0.1003</w:t>
      </w:r>
    </w:p>
    <w:p w14:paraId="7C108863" w14:textId="77777777" w:rsidR="00A709B1" w:rsidRPr="00A709B1" w:rsidRDefault="00A709B1" w:rsidP="003866B5">
      <w:pPr>
        <w:pStyle w:val="Code"/>
        <w:rPr>
          <w:sz w:val="16"/>
          <w:szCs w:val="16"/>
        </w:rPr>
      </w:pPr>
      <w:r w:rsidRPr="00A709B1">
        <w:rPr>
          <w:sz w:val="16"/>
          <w:szCs w:val="16"/>
        </w:rPr>
        <w:t>iface bond0.1003 inet manual</w:t>
      </w:r>
    </w:p>
    <w:p w14:paraId="214D45AA" w14:textId="77777777" w:rsidR="00A709B1" w:rsidRPr="00A709B1" w:rsidRDefault="00A709B1" w:rsidP="003866B5">
      <w:pPr>
        <w:pStyle w:val="Code"/>
        <w:rPr>
          <w:sz w:val="16"/>
          <w:szCs w:val="16"/>
        </w:rPr>
      </w:pPr>
      <w:r w:rsidRPr="00A709B1">
        <w:rPr>
          <w:sz w:val="16"/>
          <w:szCs w:val="16"/>
        </w:rPr>
        <w:t>pre-up sleep 5</w:t>
      </w:r>
    </w:p>
    <w:p w14:paraId="2C763C70" w14:textId="77777777" w:rsidR="00A709B1" w:rsidRPr="00A709B1" w:rsidRDefault="00A709B1" w:rsidP="003866B5">
      <w:pPr>
        <w:pStyle w:val="Code"/>
        <w:rPr>
          <w:sz w:val="16"/>
          <w:szCs w:val="16"/>
        </w:rPr>
      </w:pPr>
      <w:r w:rsidRPr="00A709B1">
        <w:rPr>
          <w:sz w:val="16"/>
          <w:szCs w:val="16"/>
        </w:rPr>
        <w:t>vlan-raw-device bond0</w:t>
      </w:r>
    </w:p>
    <w:p w14:paraId="4EF95892" w14:textId="77777777" w:rsidR="00A709B1" w:rsidRPr="00A709B1" w:rsidRDefault="00A709B1" w:rsidP="003866B5">
      <w:pPr>
        <w:pStyle w:val="Code"/>
        <w:rPr>
          <w:sz w:val="16"/>
          <w:szCs w:val="16"/>
        </w:rPr>
      </w:pPr>
    </w:p>
    <w:p w14:paraId="4EC7C89B" w14:textId="77777777" w:rsidR="00A709B1" w:rsidRPr="00A709B1" w:rsidRDefault="00A709B1" w:rsidP="003866B5">
      <w:pPr>
        <w:pStyle w:val="Code"/>
        <w:rPr>
          <w:sz w:val="16"/>
          <w:szCs w:val="16"/>
        </w:rPr>
      </w:pPr>
      <w:r w:rsidRPr="00A709B1">
        <w:rPr>
          <w:sz w:val="16"/>
          <w:szCs w:val="16"/>
        </w:rPr>
        <w:t>auto br3</w:t>
      </w:r>
    </w:p>
    <w:p w14:paraId="6167CDE7" w14:textId="77777777" w:rsidR="00A709B1" w:rsidRPr="00A709B1" w:rsidRDefault="00A709B1" w:rsidP="003866B5">
      <w:pPr>
        <w:pStyle w:val="Code"/>
        <w:rPr>
          <w:sz w:val="16"/>
          <w:szCs w:val="16"/>
        </w:rPr>
      </w:pPr>
      <w:r w:rsidRPr="00A709B1">
        <w:rPr>
          <w:sz w:val="16"/>
          <w:szCs w:val="16"/>
        </w:rPr>
        <w:t>iface br3 inet static</w:t>
      </w:r>
    </w:p>
    <w:p w14:paraId="665310D3" w14:textId="77777777" w:rsidR="00A709B1" w:rsidRPr="00A709B1" w:rsidRDefault="00A709B1" w:rsidP="003866B5">
      <w:pPr>
        <w:pStyle w:val="Code"/>
        <w:rPr>
          <w:sz w:val="16"/>
          <w:szCs w:val="16"/>
        </w:rPr>
      </w:pPr>
      <w:r w:rsidRPr="00A709B1">
        <w:rPr>
          <w:sz w:val="16"/>
          <w:szCs w:val="16"/>
        </w:rPr>
        <w:t>address 192.168.30.10</w:t>
      </w:r>
    </w:p>
    <w:p w14:paraId="1BB95CCD" w14:textId="77777777" w:rsidR="00A709B1" w:rsidRPr="00A709B1" w:rsidRDefault="00A709B1" w:rsidP="003866B5">
      <w:pPr>
        <w:pStyle w:val="Code"/>
        <w:rPr>
          <w:sz w:val="16"/>
          <w:szCs w:val="16"/>
        </w:rPr>
      </w:pPr>
      <w:r w:rsidRPr="00A709B1">
        <w:rPr>
          <w:sz w:val="16"/>
          <w:szCs w:val="16"/>
        </w:rPr>
        <w:t>netmask 255.255.255.0</w:t>
      </w:r>
    </w:p>
    <w:p w14:paraId="3129D866" w14:textId="77777777" w:rsidR="00A709B1" w:rsidRPr="00A709B1" w:rsidRDefault="00A709B1" w:rsidP="003866B5">
      <w:pPr>
        <w:pStyle w:val="Code"/>
        <w:rPr>
          <w:sz w:val="16"/>
          <w:szCs w:val="16"/>
        </w:rPr>
      </w:pPr>
      <w:r w:rsidRPr="00A709B1">
        <w:rPr>
          <w:sz w:val="16"/>
          <w:szCs w:val="16"/>
        </w:rPr>
        <w:t>bridge_ports bond0.1003</w:t>
      </w:r>
    </w:p>
    <w:p w14:paraId="2D5F962D" w14:textId="77777777" w:rsidR="00A709B1" w:rsidRPr="00A709B1" w:rsidRDefault="00A709B1" w:rsidP="003866B5">
      <w:pPr>
        <w:pStyle w:val="Code"/>
        <w:rPr>
          <w:sz w:val="16"/>
          <w:szCs w:val="16"/>
        </w:rPr>
      </w:pPr>
      <w:r w:rsidRPr="00A709B1">
        <w:rPr>
          <w:sz w:val="16"/>
          <w:szCs w:val="16"/>
        </w:rPr>
        <w:t>bridge_stp off</w:t>
      </w:r>
    </w:p>
    <w:p w14:paraId="01B22764" w14:textId="77777777" w:rsidR="00A709B1" w:rsidRPr="00A709B1" w:rsidRDefault="00A709B1" w:rsidP="002F7E60">
      <w:pPr>
        <w:pStyle w:val="Code"/>
        <w:keepNext/>
        <w:rPr>
          <w:sz w:val="16"/>
          <w:szCs w:val="16"/>
        </w:rPr>
      </w:pPr>
      <w:r w:rsidRPr="00A709B1">
        <w:rPr>
          <w:sz w:val="16"/>
          <w:szCs w:val="16"/>
        </w:rPr>
        <w:lastRenderedPageBreak/>
        <w:t>bridge-fd 0</w:t>
      </w:r>
    </w:p>
    <w:p w14:paraId="6127643B" w14:textId="426D99CD" w:rsidR="00A709B1" w:rsidRPr="00A709B1" w:rsidRDefault="00A709B1" w:rsidP="003866B5">
      <w:pPr>
        <w:pStyle w:val="Code"/>
        <w:rPr>
          <w:sz w:val="16"/>
          <w:szCs w:val="16"/>
        </w:rPr>
      </w:pPr>
      <w:r w:rsidRPr="00A709B1">
        <w:rPr>
          <w:sz w:val="16"/>
          <w:szCs w:val="16"/>
        </w:rPr>
        <w:t>bridge_maxwait 0</w:t>
      </w:r>
    </w:p>
    <w:p w14:paraId="0934A784" w14:textId="301CEFC7" w:rsidR="00252A10" w:rsidRPr="003866B5" w:rsidRDefault="00252A10" w:rsidP="006B6241">
      <w:pPr>
        <w:pStyle w:val="Body"/>
        <w:keepNext/>
        <w:rPr>
          <w:b/>
          <w:bCs/>
          <w:u w:val="single"/>
        </w:rPr>
      </w:pPr>
      <w:r w:rsidRPr="003866B5">
        <w:rPr>
          <w:b/>
          <w:bCs/>
          <w:u w:val="single"/>
        </w:rPr>
        <w:t>Ubuntu #2</w:t>
      </w:r>
    </w:p>
    <w:p w14:paraId="440B2E5F" w14:textId="0C5DA9E6" w:rsidR="00252A10" w:rsidRPr="00252A10" w:rsidRDefault="00A709B1" w:rsidP="003866B5">
      <w:pPr>
        <w:pStyle w:val="Code"/>
      </w:pPr>
      <w:r>
        <w:t>vi</w:t>
      </w:r>
      <w:r w:rsidR="00252A10" w:rsidRPr="0066018E">
        <w:t xml:space="preserve"> /etc/network/interfaces</w:t>
      </w:r>
    </w:p>
    <w:p w14:paraId="7BFECDEC" w14:textId="77777777" w:rsidR="00252A10" w:rsidRPr="0066018E" w:rsidRDefault="00252A10" w:rsidP="003866B5">
      <w:pPr>
        <w:pStyle w:val="Code"/>
      </w:pPr>
    </w:p>
    <w:p w14:paraId="5190D655" w14:textId="77777777" w:rsidR="00A709B1" w:rsidRPr="00A709B1" w:rsidRDefault="00A709B1" w:rsidP="003866B5">
      <w:pPr>
        <w:pStyle w:val="Code"/>
      </w:pPr>
      <w:r w:rsidRPr="00A709B1">
        <w:t>auto br0</w:t>
      </w:r>
    </w:p>
    <w:p w14:paraId="3C7B5312" w14:textId="77777777" w:rsidR="00A709B1" w:rsidRPr="00A709B1" w:rsidRDefault="00A709B1" w:rsidP="003866B5">
      <w:pPr>
        <w:pStyle w:val="Code"/>
      </w:pPr>
      <w:r w:rsidRPr="00A709B1">
        <w:t>iface br0 inet static</w:t>
      </w:r>
    </w:p>
    <w:p w14:paraId="622EAB5C" w14:textId="6C68ECD8" w:rsidR="00A709B1" w:rsidRPr="00A709B1" w:rsidRDefault="00A709B1" w:rsidP="003866B5">
      <w:pPr>
        <w:pStyle w:val="Code"/>
      </w:pPr>
      <w:r w:rsidRPr="00D768AD">
        <w:t xml:space="preserve">address </w:t>
      </w:r>
      <w:r w:rsidR="00567181">
        <w:rPr>
          <w:color w:val="FF0000"/>
          <w:shd w:val="clear" w:color="auto" w:fill="FFFFFF"/>
        </w:rPr>
        <w:t>&lt;first IP of BIG-IP mgmt address block&gt;</w:t>
      </w:r>
    </w:p>
    <w:p w14:paraId="3370CFC0" w14:textId="77777777" w:rsidR="00A709B1" w:rsidRPr="00A709B1" w:rsidRDefault="00A709B1" w:rsidP="003866B5">
      <w:pPr>
        <w:pStyle w:val="Code"/>
      </w:pPr>
      <w:r w:rsidRPr="00A709B1">
        <w:t>netmask 255.255.255.254</w:t>
      </w:r>
    </w:p>
    <w:p w14:paraId="09DEBEBD" w14:textId="77777777" w:rsidR="00A709B1" w:rsidRPr="00A709B1" w:rsidRDefault="00A709B1" w:rsidP="003866B5">
      <w:pPr>
        <w:pStyle w:val="Code"/>
      </w:pPr>
      <w:r w:rsidRPr="00A709B1">
        <w:t>bridge_ports bond0.1000</w:t>
      </w:r>
    </w:p>
    <w:p w14:paraId="4147FECD" w14:textId="77777777" w:rsidR="00A709B1" w:rsidRPr="00A709B1" w:rsidRDefault="00A709B1" w:rsidP="003866B5">
      <w:pPr>
        <w:pStyle w:val="Code"/>
      </w:pPr>
      <w:r w:rsidRPr="00A709B1">
        <w:t>bridge_stp off</w:t>
      </w:r>
    </w:p>
    <w:p w14:paraId="0206C369" w14:textId="77777777" w:rsidR="00A709B1" w:rsidRPr="00A709B1" w:rsidRDefault="00A709B1" w:rsidP="003866B5">
      <w:pPr>
        <w:pStyle w:val="Code"/>
      </w:pPr>
      <w:r w:rsidRPr="00A709B1">
        <w:t>bridge-fd 0</w:t>
      </w:r>
    </w:p>
    <w:p w14:paraId="58834AD1" w14:textId="77777777" w:rsidR="00A709B1" w:rsidRPr="00A709B1" w:rsidRDefault="00A709B1" w:rsidP="003866B5">
      <w:pPr>
        <w:pStyle w:val="Code"/>
      </w:pPr>
      <w:r w:rsidRPr="00A709B1">
        <w:t>bridge_maxwait 0</w:t>
      </w:r>
    </w:p>
    <w:p w14:paraId="3FDA0C32" w14:textId="77777777" w:rsidR="00A709B1" w:rsidRPr="00A709B1" w:rsidRDefault="00A709B1" w:rsidP="003866B5">
      <w:pPr>
        <w:pStyle w:val="Code"/>
      </w:pPr>
    </w:p>
    <w:p w14:paraId="2B12A398" w14:textId="77777777" w:rsidR="00A709B1" w:rsidRPr="00A709B1" w:rsidRDefault="00A709B1" w:rsidP="003866B5">
      <w:pPr>
        <w:pStyle w:val="Code"/>
      </w:pPr>
      <w:r w:rsidRPr="00A709B1">
        <w:t>auto bond0.1001</w:t>
      </w:r>
    </w:p>
    <w:p w14:paraId="051AD85D" w14:textId="77777777" w:rsidR="00A709B1" w:rsidRPr="00A709B1" w:rsidRDefault="00A709B1" w:rsidP="003866B5">
      <w:pPr>
        <w:pStyle w:val="Code"/>
      </w:pPr>
      <w:r w:rsidRPr="00A709B1">
        <w:t>iface bond0.1001 inet manual</w:t>
      </w:r>
    </w:p>
    <w:p w14:paraId="71EB089A" w14:textId="77777777" w:rsidR="00A709B1" w:rsidRPr="00A709B1" w:rsidRDefault="00A709B1" w:rsidP="003866B5">
      <w:pPr>
        <w:pStyle w:val="Code"/>
      </w:pPr>
      <w:r w:rsidRPr="00A709B1">
        <w:t>pre-up sleep 5</w:t>
      </w:r>
    </w:p>
    <w:p w14:paraId="60B5EB36" w14:textId="77777777" w:rsidR="00A709B1" w:rsidRPr="00A709B1" w:rsidRDefault="00A709B1" w:rsidP="003866B5">
      <w:pPr>
        <w:pStyle w:val="Code"/>
      </w:pPr>
      <w:r w:rsidRPr="00A709B1">
        <w:t>vlan-raw-device bond0</w:t>
      </w:r>
    </w:p>
    <w:p w14:paraId="3E0D6CC8" w14:textId="77777777" w:rsidR="00A709B1" w:rsidRPr="00A709B1" w:rsidRDefault="00A709B1" w:rsidP="003866B5">
      <w:pPr>
        <w:pStyle w:val="Code"/>
      </w:pPr>
    </w:p>
    <w:p w14:paraId="2412F94B" w14:textId="77777777" w:rsidR="00A709B1" w:rsidRPr="00A709B1" w:rsidRDefault="00A709B1" w:rsidP="003866B5">
      <w:pPr>
        <w:pStyle w:val="Code"/>
      </w:pPr>
      <w:r w:rsidRPr="00A709B1">
        <w:t>auto br1</w:t>
      </w:r>
    </w:p>
    <w:p w14:paraId="06F27469" w14:textId="77777777" w:rsidR="00A709B1" w:rsidRPr="00A709B1" w:rsidRDefault="00A709B1" w:rsidP="003866B5">
      <w:pPr>
        <w:pStyle w:val="Code"/>
      </w:pPr>
      <w:r w:rsidRPr="00A709B1">
        <w:t>iface br1 inet static</w:t>
      </w:r>
    </w:p>
    <w:p w14:paraId="1E68A289" w14:textId="6EC74A3B" w:rsidR="00A709B1" w:rsidRPr="00A709B1" w:rsidRDefault="00A709B1" w:rsidP="003866B5">
      <w:pPr>
        <w:pStyle w:val="Code"/>
      </w:pPr>
      <w:r w:rsidRPr="00A709B1">
        <w:t>address 192.168.10.20</w:t>
      </w:r>
    </w:p>
    <w:p w14:paraId="2F3012B3" w14:textId="77777777" w:rsidR="00A709B1" w:rsidRPr="00A709B1" w:rsidRDefault="00A709B1" w:rsidP="003866B5">
      <w:pPr>
        <w:pStyle w:val="Code"/>
      </w:pPr>
      <w:r w:rsidRPr="00A709B1">
        <w:t>netmask 255.255.255.0</w:t>
      </w:r>
    </w:p>
    <w:p w14:paraId="624A27F4" w14:textId="77777777" w:rsidR="00A709B1" w:rsidRPr="00A709B1" w:rsidRDefault="00A709B1" w:rsidP="003866B5">
      <w:pPr>
        <w:pStyle w:val="Code"/>
      </w:pPr>
      <w:r w:rsidRPr="00A709B1">
        <w:t>bridge_ports bond0.1001</w:t>
      </w:r>
    </w:p>
    <w:p w14:paraId="51EBAE0E" w14:textId="77777777" w:rsidR="00A709B1" w:rsidRPr="00A709B1" w:rsidRDefault="00A709B1" w:rsidP="003866B5">
      <w:pPr>
        <w:pStyle w:val="Code"/>
      </w:pPr>
      <w:r w:rsidRPr="00A709B1">
        <w:t>bridge_stp off</w:t>
      </w:r>
    </w:p>
    <w:p w14:paraId="598136EF" w14:textId="77777777" w:rsidR="00A709B1" w:rsidRPr="00A709B1" w:rsidRDefault="00A709B1" w:rsidP="003866B5">
      <w:pPr>
        <w:pStyle w:val="Code"/>
      </w:pPr>
      <w:r w:rsidRPr="00A709B1">
        <w:t>bridge-fd 0</w:t>
      </w:r>
    </w:p>
    <w:p w14:paraId="4D256596" w14:textId="77777777" w:rsidR="00A709B1" w:rsidRPr="00A709B1" w:rsidRDefault="00A709B1" w:rsidP="003866B5">
      <w:pPr>
        <w:pStyle w:val="Code"/>
      </w:pPr>
      <w:r w:rsidRPr="00A709B1">
        <w:t>bridge_maxwait 0</w:t>
      </w:r>
    </w:p>
    <w:p w14:paraId="2EB70183" w14:textId="77777777" w:rsidR="00A709B1" w:rsidRPr="00A709B1" w:rsidRDefault="00A709B1" w:rsidP="003866B5">
      <w:pPr>
        <w:pStyle w:val="Code"/>
      </w:pPr>
    </w:p>
    <w:p w14:paraId="3DC1C626" w14:textId="77777777" w:rsidR="00A709B1" w:rsidRPr="00A709B1" w:rsidRDefault="00A709B1" w:rsidP="003866B5">
      <w:pPr>
        <w:pStyle w:val="Code"/>
      </w:pPr>
      <w:r w:rsidRPr="00A709B1">
        <w:t>auto bond0.1002</w:t>
      </w:r>
    </w:p>
    <w:p w14:paraId="4DDB6530" w14:textId="77777777" w:rsidR="00A709B1" w:rsidRPr="00A709B1" w:rsidRDefault="00A709B1" w:rsidP="003866B5">
      <w:pPr>
        <w:pStyle w:val="Code"/>
      </w:pPr>
      <w:r w:rsidRPr="00A709B1">
        <w:t>iface bond0.1002 inet manual</w:t>
      </w:r>
    </w:p>
    <w:p w14:paraId="74C5C3EB" w14:textId="77777777" w:rsidR="00A709B1" w:rsidRPr="00A709B1" w:rsidRDefault="00A709B1" w:rsidP="003866B5">
      <w:pPr>
        <w:pStyle w:val="Code"/>
      </w:pPr>
      <w:r w:rsidRPr="00A709B1">
        <w:t>pre-up sleep 5</w:t>
      </w:r>
    </w:p>
    <w:p w14:paraId="61F9F446" w14:textId="77777777" w:rsidR="00A709B1" w:rsidRPr="00A709B1" w:rsidRDefault="00A709B1" w:rsidP="003866B5">
      <w:pPr>
        <w:pStyle w:val="Code"/>
      </w:pPr>
      <w:r w:rsidRPr="00A709B1">
        <w:t>vlan-raw-device bond0</w:t>
      </w:r>
    </w:p>
    <w:p w14:paraId="4D1CFC78" w14:textId="77777777" w:rsidR="00A709B1" w:rsidRPr="00A709B1" w:rsidRDefault="00A709B1" w:rsidP="003866B5">
      <w:pPr>
        <w:pStyle w:val="Code"/>
      </w:pPr>
    </w:p>
    <w:p w14:paraId="6C0E55AB" w14:textId="77777777" w:rsidR="00A709B1" w:rsidRPr="00A709B1" w:rsidRDefault="00A709B1" w:rsidP="003866B5">
      <w:pPr>
        <w:pStyle w:val="Code"/>
      </w:pPr>
      <w:r w:rsidRPr="00A709B1">
        <w:t>auto br2</w:t>
      </w:r>
    </w:p>
    <w:p w14:paraId="7CF9654C" w14:textId="77777777" w:rsidR="00A709B1" w:rsidRPr="00A709B1" w:rsidRDefault="00A709B1" w:rsidP="003866B5">
      <w:pPr>
        <w:pStyle w:val="Code"/>
      </w:pPr>
      <w:r w:rsidRPr="00A709B1">
        <w:t>iface br2 inet static</w:t>
      </w:r>
    </w:p>
    <w:p w14:paraId="06B00F45" w14:textId="7E9E6A6F" w:rsidR="00A709B1" w:rsidRPr="00A709B1" w:rsidRDefault="00A709B1" w:rsidP="003866B5">
      <w:pPr>
        <w:pStyle w:val="Code"/>
      </w:pPr>
      <w:r w:rsidRPr="00A709B1">
        <w:t>address 192.168.20.20</w:t>
      </w:r>
    </w:p>
    <w:p w14:paraId="2B468AE2" w14:textId="77777777" w:rsidR="00A709B1" w:rsidRPr="00A709B1" w:rsidRDefault="00A709B1" w:rsidP="003866B5">
      <w:pPr>
        <w:pStyle w:val="Code"/>
      </w:pPr>
      <w:r w:rsidRPr="00A709B1">
        <w:t>netmask 255.255.255.0</w:t>
      </w:r>
    </w:p>
    <w:p w14:paraId="4C4AB826" w14:textId="77777777" w:rsidR="00A709B1" w:rsidRPr="00A709B1" w:rsidRDefault="00A709B1" w:rsidP="003866B5">
      <w:pPr>
        <w:pStyle w:val="Code"/>
      </w:pPr>
      <w:r w:rsidRPr="00A709B1">
        <w:t>bridge_ports bond0.1002</w:t>
      </w:r>
    </w:p>
    <w:p w14:paraId="69875E8C" w14:textId="77777777" w:rsidR="00A709B1" w:rsidRPr="00A709B1" w:rsidRDefault="00A709B1" w:rsidP="003866B5">
      <w:pPr>
        <w:pStyle w:val="Code"/>
      </w:pPr>
      <w:r w:rsidRPr="00A709B1">
        <w:t>bridge_stp off</w:t>
      </w:r>
    </w:p>
    <w:p w14:paraId="09430B69" w14:textId="77777777" w:rsidR="00A709B1" w:rsidRPr="00A709B1" w:rsidRDefault="00A709B1" w:rsidP="003866B5">
      <w:pPr>
        <w:pStyle w:val="Code"/>
      </w:pPr>
      <w:r w:rsidRPr="00A709B1">
        <w:t>bridge-fd 0</w:t>
      </w:r>
    </w:p>
    <w:p w14:paraId="6C1979DB" w14:textId="77777777" w:rsidR="00A709B1" w:rsidRPr="00A709B1" w:rsidRDefault="00A709B1" w:rsidP="003866B5">
      <w:pPr>
        <w:pStyle w:val="Code"/>
      </w:pPr>
      <w:r w:rsidRPr="00A709B1">
        <w:t>bridge_maxwait 0</w:t>
      </w:r>
    </w:p>
    <w:p w14:paraId="2864C809" w14:textId="77777777" w:rsidR="00A709B1" w:rsidRPr="00A709B1" w:rsidRDefault="00A709B1" w:rsidP="003866B5">
      <w:pPr>
        <w:pStyle w:val="Code"/>
      </w:pPr>
    </w:p>
    <w:p w14:paraId="3D5AD650" w14:textId="77777777" w:rsidR="00A709B1" w:rsidRPr="00A709B1" w:rsidRDefault="00A709B1" w:rsidP="003866B5">
      <w:pPr>
        <w:pStyle w:val="Code"/>
      </w:pPr>
      <w:r w:rsidRPr="00A709B1">
        <w:t>auto bond0.1003</w:t>
      </w:r>
    </w:p>
    <w:p w14:paraId="60DC9B1E" w14:textId="77777777" w:rsidR="00A709B1" w:rsidRPr="00A709B1" w:rsidRDefault="00A709B1" w:rsidP="003866B5">
      <w:pPr>
        <w:pStyle w:val="Code"/>
      </w:pPr>
      <w:r w:rsidRPr="00A709B1">
        <w:t>iface bond0.1003 inet manual</w:t>
      </w:r>
    </w:p>
    <w:p w14:paraId="0A37C8DC" w14:textId="77777777" w:rsidR="00A709B1" w:rsidRPr="00A709B1" w:rsidRDefault="00A709B1" w:rsidP="003866B5">
      <w:pPr>
        <w:pStyle w:val="Code"/>
      </w:pPr>
      <w:r w:rsidRPr="00A709B1">
        <w:t>pre-up sleep 5</w:t>
      </w:r>
    </w:p>
    <w:p w14:paraId="1921562C" w14:textId="77777777" w:rsidR="00A709B1" w:rsidRPr="00A709B1" w:rsidRDefault="00A709B1" w:rsidP="003866B5">
      <w:pPr>
        <w:pStyle w:val="Code"/>
      </w:pPr>
      <w:r w:rsidRPr="00A709B1">
        <w:t>vlan-raw-device bond0</w:t>
      </w:r>
    </w:p>
    <w:p w14:paraId="2EF39CF1" w14:textId="77777777" w:rsidR="00A709B1" w:rsidRPr="00A709B1" w:rsidRDefault="00A709B1" w:rsidP="003866B5">
      <w:pPr>
        <w:pStyle w:val="Code"/>
      </w:pPr>
    </w:p>
    <w:p w14:paraId="52D8A3EA" w14:textId="77777777" w:rsidR="00A709B1" w:rsidRPr="00A709B1" w:rsidRDefault="00A709B1" w:rsidP="003866B5">
      <w:pPr>
        <w:pStyle w:val="Code"/>
      </w:pPr>
      <w:r w:rsidRPr="00A709B1">
        <w:t>auto br3</w:t>
      </w:r>
    </w:p>
    <w:p w14:paraId="5C152418" w14:textId="77777777" w:rsidR="00A709B1" w:rsidRPr="00A709B1" w:rsidRDefault="00A709B1" w:rsidP="003866B5">
      <w:pPr>
        <w:pStyle w:val="Code"/>
      </w:pPr>
      <w:r w:rsidRPr="00A709B1">
        <w:t>iface br3 inet static</w:t>
      </w:r>
    </w:p>
    <w:p w14:paraId="32168FA0" w14:textId="5193C9C5" w:rsidR="00A709B1" w:rsidRPr="00A709B1" w:rsidRDefault="00A709B1" w:rsidP="003866B5">
      <w:pPr>
        <w:pStyle w:val="Code"/>
      </w:pPr>
      <w:r w:rsidRPr="00A709B1">
        <w:t>address 192.168.30.20</w:t>
      </w:r>
    </w:p>
    <w:p w14:paraId="2690BDF9" w14:textId="77777777" w:rsidR="00A709B1" w:rsidRPr="00A709B1" w:rsidRDefault="00A709B1" w:rsidP="003866B5">
      <w:pPr>
        <w:pStyle w:val="Code"/>
      </w:pPr>
      <w:r w:rsidRPr="00A709B1">
        <w:t>netmask 255.255.255.0</w:t>
      </w:r>
    </w:p>
    <w:p w14:paraId="19D4D2ED" w14:textId="77777777" w:rsidR="00A709B1" w:rsidRPr="00A709B1" w:rsidRDefault="00A709B1" w:rsidP="003866B5">
      <w:pPr>
        <w:pStyle w:val="Code"/>
      </w:pPr>
      <w:r w:rsidRPr="00A709B1">
        <w:t>bridge_ports bond0.1003</w:t>
      </w:r>
    </w:p>
    <w:p w14:paraId="14AC7CEE" w14:textId="77777777" w:rsidR="00A709B1" w:rsidRPr="00A709B1" w:rsidRDefault="00A709B1" w:rsidP="003866B5">
      <w:pPr>
        <w:pStyle w:val="Code"/>
      </w:pPr>
      <w:r w:rsidRPr="00A709B1">
        <w:t>bridge_stp off</w:t>
      </w:r>
    </w:p>
    <w:p w14:paraId="38417E18" w14:textId="77777777" w:rsidR="00A709B1" w:rsidRPr="00A709B1" w:rsidRDefault="00A709B1" w:rsidP="003866B5">
      <w:pPr>
        <w:pStyle w:val="Code"/>
      </w:pPr>
      <w:r w:rsidRPr="00A709B1">
        <w:t>bridge-fd 0</w:t>
      </w:r>
    </w:p>
    <w:p w14:paraId="438F2B12" w14:textId="77777777" w:rsidR="00A709B1" w:rsidRPr="00A709B1" w:rsidRDefault="00A709B1" w:rsidP="003866B5">
      <w:pPr>
        <w:pStyle w:val="Code"/>
      </w:pPr>
      <w:r w:rsidRPr="00A709B1">
        <w:t>bridge_maxwait 0</w:t>
      </w:r>
    </w:p>
    <w:p w14:paraId="73857FAE" w14:textId="77777777" w:rsidR="00F55669" w:rsidRPr="006B6241" w:rsidRDefault="00F55669" w:rsidP="006B6241">
      <w:pPr>
        <w:pStyle w:val="Body"/>
      </w:pPr>
      <w:r w:rsidRPr="006B6241">
        <w:t xml:space="preserve">Restart networking services to enable the new configuration. </w:t>
      </w:r>
    </w:p>
    <w:p w14:paraId="301B0D8F" w14:textId="38926952" w:rsidR="006B6241" w:rsidRDefault="00F55669" w:rsidP="006B6241">
      <w:pPr>
        <w:pStyle w:val="Code"/>
        <w:rPr>
          <w:ins w:id="104" w:author="Scott Fields" w:date="2022-04-13T12:44:00Z"/>
        </w:rPr>
      </w:pPr>
      <w:r w:rsidRPr="006B6241">
        <w:t xml:space="preserve">  </w:t>
      </w:r>
      <w:r w:rsidR="00D768AD" w:rsidRPr="006B6241">
        <w:t>systemctl restart networking</w:t>
      </w:r>
    </w:p>
    <w:p w14:paraId="50FB3181" w14:textId="03C8419F" w:rsidR="00AB1943" w:rsidRDefault="00AB1943" w:rsidP="006B6241">
      <w:pPr>
        <w:pStyle w:val="Body"/>
      </w:pPr>
      <w:r>
        <w:lastRenderedPageBreak/>
        <w:t>Next, v</w:t>
      </w:r>
      <w:r w:rsidRPr="00AB1943">
        <w:t xml:space="preserve">alidate communication between the </w:t>
      </w:r>
      <w:r>
        <w:t>Ubuntu</w:t>
      </w:r>
      <w:r w:rsidRPr="00AB1943">
        <w:t xml:space="preserve"> </w:t>
      </w:r>
      <w:r>
        <w:t>servers by pinging from one to the corresponding VLAN IP address of the other</w:t>
      </w:r>
      <w:ins w:id="105" w:author="Scott Fields" w:date="2022-04-14T11:05:00Z">
        <w:r w:rsidR="002F7E60">
          <w:t>,</w:t>
        </w:r>
      </w:ins>
      <w:r>
        <w:t xml:space="preserve"> </w:t>
      </w:r>
      <w:r w:rsidRPr="002F7E60">
        <w:rPr>
          <w:i/>
          <w:iCs/>
          <w:rPrChange w:id="106" w:author="Scott Fields" w:date="2022-04-14T11:05:00Z">
            <w:rPr/>
          </w:rPrChange>
        </w:rPr>
        <w:t>e.g.</w:t>
      </w:r>
      <w:ins w:id="107" w:author="Scott Fields" w:date="2022-04-14T11:05:00Z">
        <w:r w:rsidR="002F7E60">
          <w:t>,</w:t>
        </w:r>
      </w:ins>
      <w:r>
        <w:t xml:space="preserve"> 192.168.10.10 -&gt; 192.168.10.20.</w:t>
      </w:r>
    </w:p>
    <w:p w14:paraId="0A9D99F8" w14:textId="768C2A7B" w:rsidR="00E20BB8" w:rsidRPr="001A54EB" w:rsidRDefault="00E20BB8" w:rsidP="00736550">
      <w:pPr>
        <w:pStyle w:val="Heading1"/>
      </w:pPr>
      <w:bookmarkStart w:id="108" w:name="_Toc100827430"/>
      <w:r w:rsidRPr="001A54EB">
        <w:t xml:space="preserve">Deploy BIG-IP </w:t>
      </w:r>
      <w:r w:rsidR="001A54EB" w:rsidRPr="001A54EB">
        <w:t>VM</w:t>
      </w:r>
      <w:bookmarkEnd w:id="108"/>
    </w:p>
    <w:p w14:paraId="3A4CD4A5" w14:textId="6F666CA1" w:rsidR="0063083E" w:rsidRDefault="0063083E">
      <w:pPr>
        <w:pStyle w:val="Body"/>
        <w:pPrChange w:id="109" w:author="Scott Fields" w:date="2022-04-13T12:45:00Z">
          <w:pPr>
            <w:pStyle w:val="NormalWeb"/>
          </w:pPr>
        </w:pPrChange>
      </w:pPr>
      <w:r>
        <w:t>Now that the KVM hype</w:t>
      </w:r>
      <w:r w:rsidR="002C72F9">
        <w:t>r</w:t>
      </w:r>
      <w:r>
        <w:t xml:space="preserve">visor networking is properly configured, download the latest </w:t>
      </w:r>
      <w:r w:rsidRPr="002F7E60">
        <w:rPr>
          <w:b/>
          <w:bCs/>
          <w:rPrChange w:id="110" w:author="Scott Fields" w:date="2022-04-14T11:05:00Z">
            <w:rPr/>
          </w:rPrChange>
        </w:rPr>
        <w:t>qcow2 BIG-IP</w:t>
      </w:r>
      <w:r>
        <w:t xml:space="preserve"> image from </w:t>
      </w:r>
      <w:ins w:id="111" w:author="Scott Fields" w:date="2022-04-14T11:06:00Z">
        <w:r w:rsidR="002F7E60">
          <w:fldChar w:fldCharType="begin"/>
        </w:r>
        <w:r w:rsidR="002F7E60">
          <w:instrText xml:space="preserve"> HYPERLINK "https://downloads.f5.com/" </w:instrText>
        </w:r>
        <w:r w:rsidR="002F7E60">
          <w:fldChar w:fldCharType="separate"/>
        </w:r>
        <w:r w:rsidRPr="002F7E60">
          <w:rPr>
            <w:rStyle w:val="Hyperlink"/>
          </w:rPr>
          <w:t>downloads.f5.com</w:t>
        </w:r>
        <w:r w:rsidR="002F7E60">
          <w:fldChar w:fldCharType="end"/>
        </w:r>
      </w:ins>
      <w:r w:rsidR="00BC5217">
        <w:t xml:space="preserve"> and perform the following steps on each Ubuntu instance:</w:t>
      </w:r>
    </w:p>
    <w:p w14:paraId="77157BBB" w14:textId="20F2FE80" w:rsidR="00BC5217" w:rsidRDefault="00BC5217">
      <w:pPr>
        <w:pStyle w:val="Body"/>
        <w:pPrChange w:id="112" w:author="Scott Fields" w:date="2022-04-13T12:45:00Z">
          <w:pPr>
            <w:pStyle w:val="NormalWeb"/>
          </w:pPr>
        </w:pPrChange>
      </w:pPr>
      <w:r>
        <w:t>Unzip and copy the downloaded image file to the /var/lib/libvirt/images directory</w:t>
      </w:r>
    </w:p>
    <w:p w14:paraId="24A2C041" w14:textId="77777777" w:rsidR="003866B5" w:rsidRDefault="00465AA3">
      <w:pPr>
        <w:pStyle w:val="Body"/>
        <w:pPrChange w:id="113" w:author="Scott Fields" w:date="2022-04-13T12:45:00Z">
          <w:pPr>
            <w:autoSpaceDE w:val="0"/>
            <w:autoSpaceDN w:val="0"/>
            <w:adjustRightInd w:val="0"/>
          </w:pPr>
        </w:pPrChange>
      </w:pPr>
      <w:r>
        <w:t>Next, c</w:t>
      </w:r>
      <w:r w:rsidR="00BC5217" w:rsidRPr="00BC5217">
        <w:t>reate BIG-IP virtual machine using v</w:t>
      </w:r>
      <w:r w:rsidR="00BC5217">
        <w:t>i</w:t>
      </w:r>
      <w:r w:rsidR="00BC5217" w:rsidRPr="00BC5217">
        <w:t>rt-install</w:t>
      </w:r>
      <w:r w:rsidR="00BC5217">
        <w:t xml:space="preserve"> utility, adjusting the image name</w:t>
      </w:r>
      <w:r w:rsidR="00C95C62">
        <w:t xml:space="preserve"> (highlighted in red)</w:t>
      </w:r>
      <w:r w:rsidR="00BC5217">
        <w:t xml:space="preserve"> as appropriate.</w:t>
      </w:r>
    </w:p>
    <w:p w14:paraId="4AE65D52" w14:textId="4CC6CC2A" w:rsidR="003866B5" w:rsidDel="00CF373E" w:rsidRDefault="003866B5" w:rsidP="003866B5">
      <w:pPr>
        <w:pStyle w:val="Code"/>
        <w:rPr>
          <w:del w:id="114" w:author="Scott Fields" w:date="2022-04-13T12:45:00Z"/>
        </w:rPr>
      </w:pPr>
    </w:p>
    <w:p w14:paraId="17D3CCC9" w14:textId="7662E489" w:rsidR="006D4578" w:rsidRPr="002B4331" w:rsidRDefault="006D4578" w:rsidP="003866B5">
      <w:pPr>
        <w:pStyle w:val="Code"/>
        <w:rPr>
          <w:sz w:val="16"/>
          <w:szCs w:val="16"/>
        </w:rPr>
      </w:pPr>
      <w:r w:rsidRPr="002B4331">
        <w:rPr>
          <w:sz w:val="16"/>
          <w:szCs w:val="16"/>
        </w:rPr>
        <w:t>virt-install --name big-ip --ram 16384 --vcpus=8 --os-variant=centos7.0 \</w:t>
      </w:r>
    </w:p>
    <w:p w14:paraId="0CD2F74D" w14:textId="77777777" w:rsidR="00E744EA" w:rsidRPr="002B4331" w:rsidRDefault="006D4578" w:rsidP="003866B5">
      <w:pPr>
        <w:pStyle w:val="Code"/>
        <w:rPr>
          <w:sz w:val="16"/>
          <w:szCs w:val="16"/>
        </w:rPr>
      </w:pPr>
      <w:r w:rsidRPr="002B4331">
        <w:rPr>
          <w:sz w:val="16"/>
          <w:szCs w:val="16"/>
        </w:rPr>
        <w:t>--network bridge=br0,model=virtio \</w:t>
      </w:r>
    </w:p>
    <w:p w14:paraId="1CE0C2E1" w14:textId="1F6550A1" w:rsidR="006D4578" w:rsidRPr="002B4331" w:rsidRDefault="006D4578" w:rsidP="003866B5">
      <w:pPr>
        <w:pStyle w:val="Code"/>
        <w:rPr>
          <w:sz w:val="16"/>
          <w:szCs w:val="16"/>
        </w:rPr>
      </w:pPr>
      <w:r w:rsidRPr="002B4331">
        <w:rPr>
          <w:sz w:val="16"/>
          <w:szCs w:val="16"/>
        </w:rPr>
        <w:t>--network bridge=br1,model=virtio \</w:t>
      </w:r>
    </w:p>
    <w:p w14:paraId="75A0EEA7" w14:textId="77777777" w:rsidR="006D4578" w:rsidRPr="002B4331" w:rsidRDefault="006D4578" w:rsidP="003866B5">
      <w:pPr>
        <w:pStyle w:val="Code"/>
        <w:rPr>
          <w:sz w:val="16"/>
          <w:szCs w:val="16"/>
        </w:rPr>
      </w:pPr>
      <w:r w:rsidRPr="002B4331">
        <w:rPr>
          <w:sz w:val="16"/>
          <w:szCs w:val="16"/>
        </w:rPr>
        <w:t>--network bridge=br2,model=virtio \</w:t>
      </w:r>
    </w:p>
    <w:p w14:paraId="39F0705C" w14:textId="77777777" w:rsidR="006D4578" w:rsidRPr="002B4331" w:rsidRDefault="006D4578" w:rsidP="003866B5">
      <w:pPr>
        <w:pStyle w:val="Code"/>
        <w:rPr>
          <w:sz w:val="16"/>
          <w:szCs w:val="16"/>
        </w:rPr>
      </w:pPr>
      <w:r w:rsidRPr="002B4331">
        <w:rPr>
          <w:sz w:val="16"/>
          <w:szCs w:val="16"/>
        </w:rPr>
        <w:t>--network bridge=br3,model=virtio \</w:t>
      </w:r>
    </w:p>
    <w:p w14:paraId="58133E48" w14:textId="77777777" w:rsidR="006D4578" w:rsidRPr="002B4331" w:rsidRDefault="006D4578" w:rsidP="003866B5">
      <w:pPr>
        <w:pStyle w:val="Code"/>
        <w:rPr>
          <w:sz w:val="16"/>
          <w:szCs w:val="16"/>
        </w:rPr>
      </w:pPr>
      <w:r w:rsidRPr="002B4331">
        <w:rPr>
          <w:sz w:val="16"/>
          <w:szCs w:val="16"/>
        </w:rPr>
        <w:t>--accelerate \</w:t>
      </w:r>
    </w:p>
    <w:p w14:paraId="543363F3" w14:textId="00F849F0" w:rsidR="006D4578" w:rsidRPr="002B4331" w:rsidRDefault="006D4578" w:rsidP="003866B5">
      <w:pPr>
        <w:pStyle w:val="Code"/>
        <w:rPr>
          <w:sz w:val="16"/>
          <w:szCs w:val="16"/>
        </w:rPr>
      </w:pPr>
      <w:r w:rsidRPr="002B4331">
        <w:rPr>
          <w:sz w:val="16"/>
          <w:szCs w:val="16"/>
        </w:rPr>
        <w:t>--disk path=/var/lib/libvirt/images/</w:t>
      </w:r>
      <w:r w:rsidR="002B4331" w:rsidRPr="00C95C62">
        <w:rPr>
          <w:color w:val="FF0000"/>
          <w:sz w:val="16"/>
          <w:szCs w:val="16"/>
        </w:rPr>
        <w:t>BIGIP-16.1.2.1-0.0.10.qcow2</w:t>
      </w:r>
      <w:r w:rsidRPr="002B4331">
        <w:rPr>
          <w:sz w:val="16"/>
          <w:szCs w:val="16"/>
        </w:rPr>
        <w:t>,bus=virtio,cache=none,size=96 \</w:t>
      </w:r>
    </w:p>
    <w:p w14:paraId="5D78AECE" w14:textId="03C5BEBF" w:rsidR="006D4578" w:rsidRPr="002B4331" w:rsidRDefault="006D4578" w:rsidP="003866B5">
      <w:pPr>
        <w:pStyle w:val="Code"/>
        <w:rPr>
          <w:sz w:val="16"/>
          <w:szCs w:val="16"/>
        </w:rPr>
      </w:pPr>
      <w:r w:rsidRPr="002B4331">
        <w:rPr>
          <w:sz w:val="16"/>
          <w:szCs w:val="16"/>
        </w:rPr>
        <w:t>--noautoconsole --noreboot --import</w:t>
      </w:r>
    </w:p>
    <w:p w14:paraId="5921A7A4" w14:textId="4F45FFDA" w:rsidR="00BC5217" w:rsidRPr="00CD6930" w:rsidRDefault="002C72F9" w:rsidP="00CD6930">
      <w:pPr>
        <w:pStyle w:val="Body"/>
      </w:pPr>
      <w:r w:rsidRPr="00CD6930">
        <w:t>Start the virtual machine and also set to autostart when Ubuntu is rebooted:</w:t>
      </w:r>
    </w:p>
    <w:p w14:paraId="68AF65B8" w14:textId="09BD4CC0" w:rsidR="002C72F9" w:rsidRPr="002C72F9" w:rsidRDefault="002C72F9" w:rsidP="00CD6930">
      <w:pPr>
        <w:pStyle w:val="Code"/>
      </w:pPr>
      <w:r w:rsidRPr="002C72F9">
        <w:t>virsh start big-ip</w:t>
      </w:r>
      <w:r w:rsidRPr="002C72F9">
        <w:br/>
        <w:t>virsh autostart big-ip</w:t>
      </w:r>
    </w:p>
    <w:p w14:paraId="7446DF45" w14:textId="77786A35" w:rsidR="00BC5217" w:rsidRDefault="002C72F9" w:rsidP="00CD6930">
      <w:pPr>
        <w:pStyle w:val="Body"/>
      </w:pPr>
      <w:r>
        <w:t xml:space="preserve">Get the console number of the BIG-IP </w:t>
      </w:r>
      <w:r w:rsidR="009545D4">
        <w:t>virtual machine:</w:t>
      </w:r>
    </w:p>
    <w:p w14:paraId="618F740E" w14:textId="5758AF5F" w:rsidR="009545D4" w:rsidRDefault="009545D4" w:rsidP="00CD6930">
      <w:pPr>
        <w:pStyle w:val="Code"/>
      </w:pPr>
      <w:r w:rsidRPr="009545D4">
        <w:t>virsh list</w:t>
      </w:r>
    </w:p>
    <w:p w14:paraId="004CB2F2" w14:textId="7AF03CC0" w:rsidR="009545D4" w:rsidRDefault="009545D4" w:rsidP="00CD6930">
      <w:pPr>
        <w:pStyle w:val="Body"/>
      </w:pPr>
      <w:r>
        <w:t>After waiting a few minutes, c</w:t>
      </w:r>
      <w:r w:rsidRPr="009545D4">
        <w:t xml:space="preserve">onnect to BIG-IP console using </w:t>
      </w:r>
      <w:r>
        <w:t xml:space="preserve">console </w:t>
      </w:r>
      <w:r w:rsidRPr="009545D4">
        <w:t>ID number</w:t>
      </w:r>
      <w:r>
        <w:t>.</w:t>
      </w:r>
      <w:r w:rsidR="006B6241">
        <w:t xml:space="preserve"> </w:t>
      </w:r>
      <w:r>
        <w:t xml:space="preserve">For example, if the number 1 was returned from the </w:t>
      </w:r>
      <w:r w:rsidRPr="009545D4">
        <w:rPr>
          <w:b/>
          <w:bCs/>
        </w:rPr>
        <w:t>virsh list</w:t>
      </w:r>
      <w:r>
        <w:t xml:space="preserve"> command:</w:t>
      </w:r>
    </w:p>
    <w:p w14:paraId="5FA849DE" w14:textId="65052DF0" w:rsidR="009545D4" w:rsidRDefault="009545D4" w:rsidP="00CD6930">
      <w:pPr>
        <w:pStyle w:val="Code"/>
      </w:pPr>
      <w:r w:rsidRPr="009545D4">
        <w:t>virsh console 1</w:t>
      </w:r>
    </w:p>
    <w:p w14:paraId="12C03CC3" w14:textId="20E93CF6" w:rsidR="009545D4" w:rsidRDefault="00062FCF" w:rsidP="00CD6930">
      <w:pPr>
        <w:pStyle w:val="Body"/>
      </w:pPr>
      <w:r w:rsidRPr="00062FCF">
        <w:t xml:space="preserve">Login to BIG-IP and change password for root from </w:t>
      </w:r>
      <w:r w:rsidR="0064069B">
        <w:t xml:space="preserve">the </w:t>
      </w:r>
      <w:r w:rsidRPr="00062FCF">
        <w:t>default</w:t>
      </w:r>
      <w:r w:rsidR="0064069B">
        <w:t>.</w:t>
      </w:r>
      <w:r w:rsidR="006B6241">
        <w:t xml:space="preserve"> </w:t>
      </w:r>
      <w:r w:rsidR="0064069B">
        <w:t>Additionally, while the admin password is also changed at the same time as the root password, it’s marked as expired and must be changed the next time the admin user logs in.</w:t>
      </w:r>
      <w:r w:rsidR="006B6241">
        <w:t xml:space="preserve"> </w:t>
      </w:r>
      <w:r w:rsidR="0064069B">
        <w:t>To avoid having the change the admin password later, use the following TMSH commands to change it now:</w:t>
      </w:r>
    </w:p>
    <w:p w14:paraId="542CDDC1" w14:textId="71E8F4E7" w:rsidR="0064069B" w:rsidRPr="00B0735B" w:rsidRDefault="0064069B" w:rsidP="00CD6930">
      <w:pPr>
        <w:pStyle w:val="Code"/>
      </w:pPr>
      <w:r w:rsidRPr="00B0735B">
        <w:t>tmsh modify auth password admin</w:t>
      </w:r>
      <w:r w:rsidRPr="00B0735B">
        <w:br/>
        <w:t>tmsh save /sys config</w:t>
      </w:r>
    </w:p>
    <w:p w14:paraId="3E743338" w14:textId="0A7E6DB7" w:rsidR="00F51178" w:rsidRDefault="00062FCF" w:rsidP="00CD6930">
      <w:pPr>
        <w:pStyle w:val="Body"/>
      </w:pPr>
      <w:r w:rsidRPr="00062FCF">
        <w:t>Configure BIG-IP management interface</w:t>
      </w:r>
      <w:r>
        <w:t xml:space="preserve"> and s</w:t>
      </w:r>
      <w:r w:rsidRPr="00062FCF">
        <w:t>et IP address to second elastic IP</w:t>
      </w:r>
      <w:r>
        <w:t xml:space="preserve"> address </w:t>
      </w:r>
      <w:r w:rsidRPr="00062FCF">
        <w:t>of the /31 used for management</w:t>
      </w:r>
      <w:r>
        <w:t xml:space="preserve"> and s</w:t>
      </w:r>
      <w:r w:rsidRPr="00062FCF">
        <w:t xml:space="preserve">et management route to the first elastic IP </w:t>
      </w:r>
      <w:r>
        <w:t xml:space="preserve">address </w:t>
      </w:r>
      <w:r w:rsidRPr="00062FCF">
        <w:t xml:space="preserve">of the /31 used for </w:t>
      </w:r>
      <w:r w:rsidR="004C2D74">
        <w:t xml:space="preserve">BIG-IP </w:t>
      </w:r>
      <w:r w:rsidRPr="00062FCF">
        <w:t>management</w:t>
      </w:r>
      <w:r w:rsidR="00F51178">
        <w:t>.</w:t>
      </w:r>
    </w:p>
    <w:p w14:paraId="74AD91E8" w14:textId="541ADB89" w:rsidR="00062FCF" w:rsidRPr="002F7E60" w:rsidRDefault="00F51178" w:rsidP="002F7E60">
      <w:pPr>
        <w:pStyle w:val="Body"/>
      </w:pPr>
      <w:r w:rsidRPr="002F7E60">
        <w:t xml:space="preserve">For example, if the Metal elastic IP address block is </w:t>
      </w:r>
      <w:r w:rsidRPr="002F7E60">
        <w:rPr>
          <w:b/>
          <w:bCs/>
        </w:rPr>
        <w:t>147.28.141.130/31</w:t>
      </w:r>
      <w:r w:rsidRPr="002F7E60">
        <w:t xml:space="preserve">, configure the management IP address to be </w:t>
      </w:r>
      <w:r w:rsidRPr="002F7E60">
        <w:rPr>
          <w:b/>
          <w:bCs/>
        </w:rPr>
        <w:t>147.28.141.131</w:t>
      </w:r>
      <w:r w:rsidRPr="002F7E60">
        <w:t xml:space="preserve"> and the management route to be </w:t>
      </w:r>
      <w:r w:rsidRPr="002F7E60">
        <w:rPr>
          <w:b/>
          <w:bCs/>
        </w:rPr>
        <w:t>147.28.141.130</w:t>
      </w:r>
      <w:r w:rsidR="002F7E60">
        <w:t>.</w:t>
      </w:r>
    </w:p>
    <w:p w14:paraId="163BB356" w14:textId="1EDE3490" w:rsidR="001A54EB" w:rsidRPr="00CF373E" w:rsidRDefault="001A54EB" w:rsidP="00CF373E">
      <w:pPr>
        <w:pStyle w:val="Heading2"/>
      </w:pPr>
      <w:bookmarkStart w:id="115" w:name="_Toc100827431"/>
      <w:r w:rsidRPr="00CF373E">
        <w:lastRenderedPageBreak/>
        <w:t>Configure BIG-IP</w:t>
      </w:r>
      <w:bookmarkEnd w:id="115"/>
    </w:p>
    <w:p w14:paraId="6EC27E9A" w14:textId="5BD58739" w:rsidR="0065340D" w:rsidRPr="00CD6930" w:rsidRDefault="001A54EB" w:rsidP="00CD6930">
      <w:pPr>
        <w:pStyle w:val="Body"/>
      </w:pPr>
      <w:r w:rsidRPr="00CD6930">
        <w:t xml:space="preserve">Instead of using the BIG-IP web UI to configure the BIG-IP, you will use </w:t>
      </w:r>
      <w:r w:rsidR="0065340D" w:rsidRPr="00CD6930">
        <w:t xml:space="preserve">the BIG-IP </w:t>
      </w:r>
      <w:del w:id="116" w:author="Scott Fields" w:date="2022-04-14T11:08:00Z">
        <w:r w:rsidR="0065340D" w:rsidRPr="00CD6930" w:rsidDel="002F7E60">
          <w:delText xml:space="preserve">cli </w:delText>
        </w:r>
      </w:del>
      <w:ins w:id="117" w:author="Scott Fields" w:date="2022-04-14T11:08:00Z">
        <w:r w:rsidR="002F7E60">
          <w:t>CLI</w:t>
        </w:r>
        <w:r w:rsidR="002F7E60" w:rsidRPr="00CD6930">
          <w:t xml:space="preserve"> </w:t>
        </w:r>
      </w:ins>
      <w:r w:rsidR="0065340D" w:rsidRPr="00CD6930">
        <w:t xml:space="preserve">and </w:t>
      </w:r>
      <w:r w:rsidRPr="00CD6930">
        <w:t>TMSH commands</w:t>
      </w:r>
      <w:r w:rsidR="00784DFE" w:rsidRPr="00CD6930">
        <w:t xml:space="preserve"> to configure the BIG-IP instances.</w:t>
      </w:r>
      <w:r w:rsidR="006B6241">
        <w:t xml:space="preserve"> </w:t>
      </w:r>
      <w:r w:rsidR="00784DFE" w:rsidRPr="00CD6930">
        <w:t>Below, are two sets of commands: one for BIG-IP #1 and the other for BIG-IP #2.</w:t>
      </w:r>
      <w:r w:rsidR="006B6241">
        <w:t xml:space="preserve"> </w:t>
      </w:r>
      <w:r w:rsidR="00784DFE" w:rsidRPr="00CD6930">
        <w:t xml:space="preserve">You will need to supply a </w:t>
      </w:r>
      <w:r w:rsidR="0065340D" w:rsidRPr="00CD6930">
        <w:t xml:space="preserve">unique </w:t>
      </w:r>
      <w:r w:rsidR="00864BE2" w:rsidRPr="00CD6930">
        <w:t>l</w:t>
      </w:r>
      <w:r w:rsidR="00784DFE" w:rsidRPr="00CD6930">
        <w:t>icense key for each BIG-IP as well as adjust references to IP addresses to match the IP addresses you are using.</w:t>
      </w:r>
    </w:p>
    <w:p w14:paraId="2260429C" w14:textId="72CCAEA8" w:rsidR="0065340D" w:rsidRPr="00CD6930" w:rsidRDefault="0065340D" w:rsidP="00CD6930">
      <w:pPr>
        <w:pStyle w:val="Body"/>
      </w:pPr>
      <w:r w:rsidRPr="00CD6930">
        <w:t>Once all of the TMSH commands have been entered on both BIG-IP instances, you should have an active/standby pair of BIG-IPs up and ready to go.</w:t>
      </w:r>
    </w:p>
    <w:p w14:paraId="1303E98F" w14:textId="069A0AE8" w:rsidR="0065340D" w:rsidRPr="00CD6930" w:rsidRDefault="0065340D" w:rsidP="00CD6930">
      <w:pPr>
        <w:pStyle w:val="Body"/>
      </w:pPr>
      <w:r w:rsidRPr="002F7E60">
        <w:rPr>
          <w:b/>
          <w:bCs/>
        </w:rPr>
        <w:t>NOTE:</w:t>
      </w:r>
      <w:r w:rsidRPr="00CD6930">
        <w:t xml:space="preserve"> The KVM console can be a little difficult to work with and you may want to use SSH to configure the BIG-IP instances instead.</w:t>
      </w:r>
      <w:r w:rsidR="006B6241">
        <w:t xml:space="preserve"> </w:t>
      </w:r>
      <w:r w:rsidR="00E00159" w:rsidRPr="00CD6930">
        <w:t>Also, highlighted below in red are entries that you may have to change</w:t>
      </w:r>
      <w:ins w:id="118" w:author="Scott Fields" w:date="2022-04-14T11:09:00Z">
        <w:r w:rsidR="00156574">
          <w:t>;</w:t>
        </w:r>
      </w:ins>
      <w:r w:rsidR="00864BE2" w:rsidRPr="00CD6930">
        <w:t xml:space="preserve"> </w:t>
      </w:r>
      <w:del w:id="119" w:author="Scott Fields" w:date="2022-04-14T11:09:00Z">
        <w:r w:rsidR="00864BE2" w:rsidRPr="00CD6930" w:rsidDel="00156574">
          <w:delText>but</w:delText>
        </w:r>
      </w:del>
      <w:ins w:id="120" w:author="Scott Fields" w:date="2022-04-14T11:09:00Z">
        <w:r w:rsidR="00156574">
          <w:t>however</w:t>
        </w:r>
      </w:ins>
      <w:r w:rsidR="00864BE2" w:rsidRPr="00CD6930">
        <w:t xml:space="preserve">, if you have used the </w:t>
      </w:r>
      <w:r w:rsidR="00F51178" w:rsidRPr="00CD6930">
        <w:t xml:space="preserve">same RFC1918 </w:t>
      </w:r>
      <w:r w:rsidR="00864BE2" w:rsidRPr="00CD6930">
        <w:t>IP addresses, then the only items you will have to change are the license key and the virtual server elastic IP address block.</w:t>
      </w:r>
    </w:p>
    <w:p w14:paraId="62FC45D1" w14:textId="0AB5817B" w:rsidR="005D1B2F" w:rsidRPr="00CD6930" w:rsidRDefault="005D1B2F" w:rsidP="00CD6930">
      <w:pPr>
        <w:pStyle w:val="Body"/>
        <w:rPr>
          <w:b/>
          <w:bCs/>
          <w:u w:val="single"/>
        </w:rPr>
      </w:pPr>
      <w:r w:rsidRPr="00CD6930">
        <w:rPr>
          <w:b/>
          <w:bCs/>
          <w:u w:val="single"/>
        </w:rPr>
        <w:t>BIG-IP #1</w:t>
      </w:r>
    </w:p>
    <w:p w14:paraId="5DAEBF92" w14:textId="4DD0A8AB" w:rsidR="005D1B2F" w:rsidRPr="00E86F4A" w:rsidRDefault="005D1B2F" w:rsidP="00CD6930">
      <w:pPr>
        <w:pStyle w:val="Code"/>
        <w:rPr>
          <w:sz w:val="16"/>
          <w:szCs w:val="16"/>
        </w:rPr>
      </w:pPr>
      <w:r w:rsidRPr="00E86F4A">
        <w:rPr>
          <w:sz w:val="16"/>
          <w:szCs w:val="16"/>
        </w:rPr>
        <w:t>tmsh modify sys global-settings hostname bigip-1.example.com</w:t>
      </w:r>
    </w:p>
    <w:p w14:paraId="13F81E2E" w14:textId="0EFD2A00" w:rsidR="005D1B2F" w:rsidRPr="00E86F4A" w:rsidRDefault="005D1B2F" w:rsidP="00CD6930">
      <w:pPr>
        <w:pStyle w:val="Code"/>
        <w:rPr>
          <w:sz w:val="16"/>
          <w:szCs w:val="16"/>
        </w:rPr>
      </w:pPr>
      <w:r w:rsidRPr="00E86F4A">
        <w:rPr>
          <w:sz w:val="16"/>
          <w:szCs w:val="16"/>
        </w:rPr>
        <w:t>tmsh create net vlan external interfaces add {1.1}</w:t>
      </w:r>
      <w:r w:rsidR="00E26EE6" w:rsidRPr="00E86F4A">
        <w:rPr>
          <w:sz w:val="16"/>
          <w:szCs w:val="16"/>
        </w:rPr>
        <w:t xml:space="preserve"> </w:t>
      </w:r>
    </w:p>
    <w:p w14:paraId="30AA91E5" w14:textId="77777777" w:rsidR="005D1B2F" w:rsidRPr="00E86F4A" w:rsidRDefault="005D1B2F" w:rsidP="00CD6930">
      <w:pPr>
        <w:pStyle w:val="Code"/>
        <w:rPr>
          <w:sz w:val="16"/>
          <w:szCs w:val="16"/>
        </w:rPr>
      </w:pPr>
      <w:r w:rsidRPr="00E86F4A">
        <w:rPr>
          <w:sz w:val="16"/>
          <w:szCs w:val="16"/>
        </w:rPr>
        <w:t>tmsh create net vlan internal interfaces add {1.2}</w:t>
      </w:r>
    </w:p>
    <w:p w14:paraId="1AABC719" w14:textId="77777777" w:rsidR="005D1B2F" w:rsidRPr="00E86F4A" w:rsidRDefault="005D1B2F" w:rsidP="00CD6930">
      <w:pPr>
        <w:pStyle w:val="Code"/>
        <w:rPr>
          <w:sz w:val="16"/>
          <w:szCs w:val="16"/>
        </w:rPr>
      </w:pPr>
      <w:r w:rsidRPr="00E86F4A">
        <w:rPr>
          <w:sz w:val="16"/>
          <w:szCs w:val="16"/>
        </w:rPr>
        <w:t>tmsh create net vlan ha interfaces add {1.3}</w:t>
      </w:r>
    </w:p>
    <w:p w14:paraId="4B01D9CE" w14:textId="5CA94A6B" w:rsidR="005D1B2F" w:rsidRPr="00E86F4A" w:rsidRDefault="005D1B2F" w:rsidP="00CD6930">
      <w:pPr>
        <w:pStyle w:val="Code"/>
        <w:rPr>
          <w:sz w:val="16"/>
          <w:szCs w:val="16"/>
        </w:rPr>
      </w:pPr>
      <w:r w:rsidRPr="00E86F4A">
        <w:rPr>
          <w:sz w:val="16"/>
          <w:szCs w:val="16"/>
        </w:rPr>
        <w:t xml:space="preserve">tmsh create net self </w:t>
      </w:r>
      <w:r w:rsidRPr="00BE0A7B">
        <w:rPr>
          <w:color w:val="FF0000"/>
          <w:sz w:val="16"/>
          <w:szCs w:val="16"/>
        </w:rPr>
        <w:t>192.168.</w:t>
      </w:r>
      <w:r w:rsidR="00E86F4A" w:rsidRPr="00BE0A7B">
        <w:rPr>
          <w:color w:val="FF0000"/>
          <w:sz w:val="16"/>
          <w:szCs w:val="16"/>
        </w:rPr>
        <w:t>2</w:t>
      </w:r>
      <w:r w:rsidRPr="00BE0A7B">
        <w:rPr>
          <w:color w:val="FF0000"/>
          <w:sz w:val="16"/>
          <w:szCs w:val="16"/>
        </w:rPr>
        <w:t>0.</w:t>
      </w:r>
      <w:r w:rsidR="00E86F4A" w:rsidRPr="00BE0A7B">
        <w:rPr>
          <w:color w:val="FF0000"/>
          <w:sz w:val="16"/>
          <w:szCs w:val="16"/>
        </w:rPr>
        <w:t>1</w:t>
      </w:r>
      <w:r w:rsidRPr="00BE0A7B">
        <w:rPr>
          <w:color w:val="FF0000"/>
          <w:sz w:val="16"/>
          <w:szCs w:val="16"/>
        </w:rPr>
        <w:t xml:space="preserve">1/24 </w:t>
      </w:r>
      <w:r w:rsidRPr="00E86F4A">
        <w:rPr>
          <w:sz w:val="16"/>
          <w:szCs w:val="16"/>
        </w:rPr>
        <w:t>vlan internal allow-service default</w:t>
      </w:r>
    </w:p>
    <w:p w14:paraId="210D97DE" w14:textId="2E100CC8" w:rsidR="005D1B2F" w:rsidRPr="00E86F4A" w:rsidRDefault="005D1B2F" w:rsidP="00CD6930">
      <w:pPr>
        <w:pStyle w:val="Code"/>
        <w:rPr>
          <w:sz w:val="16"/>
          <w:szCs w:val="16"/>
        </w:rPr>
      </w:pPr>
      <w:r w:rsidRPr="00E86F4A">
        <w:rPr>
          <w:sz w:val="16"/>
          <w:szCs w:val="16"/>
        </w:rPr>
        <w:t xml:space="preserve">tmsh create net self </w:t>
      </w:r>
      <w:r w:rsidR="00E86F4A" w:rsidRPr="00BE0A7B">
        <w:rPr>
          <w:color w:val="FF0000"/>
          <w:sz w:val="16"/>
          <w:szCs w:val="16"/>
        </w:rPr>
        <w:t>192.168.10.11/24</w:t>
      </w:r>
      <w:r w:rsidRPr="00BE0A7B">
        <w:rPr>
          <w:color w:val="FF0000"/>
          <w:sz w:val="16"/>
          <w:szCs w:val="16"/>
        </w:rPr>
        <w:t xml:space="preserve"> </w:t>
      </w:r>
      <w:r w:rsidRPr="00E86F4A">
        <w:rPr>
          <w:sz w:val="16"/>
          <w:szCs w:val="16"/>
        </w:rPr>
        <w:t>vlan external allow-service default</w:t>
      </w:r>
    </w:p>
    <w:p w14:paraId="2187E5EF" w14:textId="63C4455A" w:rsidR="005D1B2F" w:rsidRPr="00E86F4A" w:rsidRDefault="005D1B2F" w:rsidP="00CD6930">
      <w:pPr>
        <w:pStyle w:val="Code"/>
        <w:rPr>
          <w:sz w:val="16"/>
          <w:szCs w:val="16"/>
        </w:rPr>
      </w:pPr>
      <w:r w:rsidRPr="00E86F4A">
        <w:rPr>
          <w:sz w:val="16"/>
          <w:szCs w:val="16"/>
        </w:rPr>
        <w:t xml:space="preserve">tmsh create net self </w:t>
      </w:r>
      <w:r w:rsidRPr="00BE0A7B">
        <w:rPr>
          <w:color w:val="FF0000"/>
          <w:sz w:val="16"/>
          <w:szCs w:val="16"/>
        </w:rPr>
        <w:t>192.168.</w:t>
      </w:r>
      <w:r w:rsidR="00E86F4A" w:rsidRPr="00BE0A7B">
        <w:rPr>
          <w:color w:val="FF0000"/>
          <w:sz w:val="16"/>
          <w:szCs w:val="16"/>
        </w:rPr>
        <w:t>30</w:t>
      </w:r>
      <w:r w:rsidRPr="00BE0A7B">
        <w:rPr>
          <w:color w:val="FF0000"/>
          <w:sz w:val="16"/>
          <w:szCs w:val="16"/>
        </w:rPr>
        <w:t>.</w:t>
      </w:r>
      <w:r w:rsidR="00E86F4A" w:rsidRPr="00BE0A7B">
        <w:rPr>
          <w:color w:val="FF0000"/>
          <w:sz w:val="16"/>
          <w:szCs w:val="16"/>
        </w:rPr>
        <w:t>11</w:t>
      </w:r>
      <w:r w:rsidRPr="00BE0A7B">
        <w:rPr>
          <w:color w:val="FF0000"/>
          <w:sz w:val="16"/>
          <w:szCs w:val="16"/>
        </w:rPr>
        <w:t xml:space="preserve">/24 </w:t>
      </w:r>
      <w:r w:rsidRPr="00E86F4A">
        <w:rPr>
          <w:sz w:val="16"/>
          <w:szCs w:val="16"/>
        </w:rPr>
        <w:t>vlan ha allow-service default</w:t>
      </w:r>
    </w:p>
    <w:p w14:paraId="758CC3D5" w14:textId="77777777" w:rsidR="005D1B2F" w:rsidRPr="00E86F4A" w:rsidRDefault="005D1B2F" w:rsidP="00CD6930">
      <w:pPr>
        <w:pStyle w:val="Code"/>
        <w:rPr>
          <w:sz w:val="16"/>
          <w:szCs w:val="16"/>
        </w:rPr>
      </w:pPr>
      <w:r w:rsidRPr="00E86F4A">
        <w:rPr>
          <w:sz w:val="16"/>
          <w:szCs w:val="16"/>
        </w:rPr>
        <w:t>tmsh modify sys global-settings gui-setup disabled</w:t>
      </w:r>
    </w:p>
    <w:p w14:paraId="3441C38E" w14:textId="2AF4EC6E" w:rsidR="005D1B2F" w:rsidRPr="00E86F4A" w:rsidRDefault="005D1B2F" w:rsidP="00CD6930">
      <w:pPr>
        <w:pStyle w:val="Code"/>
        <w:rPr>
          <w:sz w:val="16"/>
          <w:szCs w:val="16"/>
        </w:rPr>
      </w:pPr>
      <w:r w:rsidRPr="00E86F4A">
        <w:rPr>
          <w:sz w:val="16"/>
          <w:szCs w:val="16"/>
        </w:rPr>
        <w:t>tmsh mv cm device bigip1 bigip-1.example.com</w:t>
      </w:r>
    </w:p>
    <w:p w14:paraId="59F7FE1E" w14:textId="32B0FF05" w:rsidR="005D1B2F" w:rsidRPr="00E86F4A" w:rsidRDefault="005D1B2F" w:rsidP="00CD6930">
      <w:pPr>
        <w:pStyle w:val="Code"/>
        <w:rPr>
          <w:sz w:val="16"/>
          <w:szCs w:val="16"/>
        </w:rPr>
      </w:pPr>
      <w:r w:rsidRPr="00E86F4A">
        <w:rPr>
          <w:sz w:val="16"/>
          <w:szCs w:val="16"/>
        </w:rPr>
        <w:t xml:space="preserve">tmsh modify cm device bigip-1.example.com configsync-ip </w:t>
      </w:r>
      <w:r w:rsidRPr="00BE0A7B">
        <w:rPr>
          <w:color w:val="FF0000"/>
          <w:sz w:val="16"/>
          <w:szCs w:val="16"/>
        </w:rPr>
        <w:t>192.168.</w:t>
      </w:r>
      <w:r w:rsidR="00E86F4A" w:rsidRPr="00BE0A7B">
        <w:rPr>
          <w:color w:val="FF0000"/>
          <w:sz w:val="16"/>
          <w:szCs w:val="16"/>
        </w:rPr>
        <w:t>30.11</w:t>
      </w:r>
    </w:p>
    <w:p w14:paraId="19DCB572" w14:textId="330588ED" w:rsidR="005D1B2F" w:rsidRPr="00E86F4A" w:rsidRDefault="005D1B2F" w:rsidP="00CD6930">
      <w:pPr>
        <w:pStyle w:val="Code"/>
        <w:rPr>
          <w:sz w:val="16"/>
          <w:szCs w:val="16"/>
        </w:rPr>
      </w:pPr>
      <w:r w:rsidRPr="00E86F4A">
        <w:rPr>
          <w:sz w:val="16"/>
          <w:szCs w:val="16"/>
        </w:rPr>
        <w:t>tmsh modify cm device bigip-1.example.com unicast-address {{</w:t>
      </w:r>
      <w:r w:rsidR="00E86F4A" w:rsidRPr="00E86F4A">
        <w:rPr>
          <w:sz w:val="16"/>
          <w:szCs w:val="16"/>
        </w:rPr>
        <w:t xml:space="preserve"> </w:t>
      </w:r>
      <w:r w:rsidRPr="00BE0A7B">
        <w:rPr>
          <w:color w:val="FF0000"/>
          <w:sz w:val="16"/>
          <w:szCs w:val="16"/>
        </w:rPr>
        <w:t>ip 192.168.</w:t>
      </w:r>
      <w:r w:rsidR="00E86F4A" w:rsidRPr="00BE0A7B">
        <w:rPr>
          <w:color w:val="FF0000"/>
          <w:sz w:val="16"/>
          <w:szCs w:val="16"/>
        </w:rPr>
        <w:t xml:space="preserve">30.11 </w:t>
      </w:r>
      <w:r w:rsidRPr="00E86F4A">
        <w:rPr>
          <w:sz w:val="16"/>
          <w:szCs w:val="16"/>
        </w:rPr>
        <w:t>}}</w:t>
      </w:r>
    </w:p>
    <w:p w14:paraId="43298325" w14:textId="77777777" w:rsidR="005D1B2F" w:rsidRPr="00E86F4A" w:rsidRDefault="005D1B2F" w:rsidP="00CD6930">
      <w:pPr>
        <w:pStyle w:val="Code"/>
        <w:rPr>
          <w:sz w:val="16"/>
          <w:szCs w:val="16"/>
        </w:rPr>
      </w:pPr>
      <w:r w:rsidRPr="00E86F4A">
        <w:rPr>
          <w:sz w:val="16"/>
          <w:szCs w:val="16"/>
        </w:rPr>
        <w:t>tmsh modify sys db tmrouted.tmos.routing value enable</w:t>
      </w:r>
    </w:p>
    <w:p w14:paraId="2A990D24" w14:textId="1EA8B447" w:rsidR="005D1B2F" w:rsidRPr="00E86F4A" w:rsidRDefault="005D1B2F" w:rsidP="00CD6930">
      <w:pPr>
        <w:pStyle w:val="Code"/>
        <w:rPr>
          <w:sz w:val="16"/>
          <w:szCs w:val="16"/>
        </w:rPr>
      </w:pPr>
      <w:r w:rsidRPr="00E86F4A">
        <w:rPr>
          <w:sz w:val="16"/>
          <w:szCs w:val="16"/>
        </w:rPr>
        <w:t xml:space="preserve">tmsh create net routing bgp </w:t>
      </w:r>
      <w:r w:rsidR="00E26EE6" w:rsidRPr="00E86F4A">
        <w:rPr>
          <w:sz w:val="16"/>
          <w:szCs w:val="16"/>
        </w:rPr>
        <w:t>my_bgp_config</w:t>
      </w:r>
      <w:r w:rsidRPr="00E86F4A">
        <w:rPr>
          <w:sz w:val="16"/>
          <w:szCs w:val="16"/>
        </w:rPr>
        <w:t xml:space="preserve"> local-as 65000 neighbor add { </w:t>
      </w:r>
      <w:r w:rsidR="00E26EE6" w:rsidRPr="00BE0A7B">
        <w:rPr>
          <w:color w:val="FF0000"/>
          <w:sz w:val="16"/>
          <w:szCs w:val="16"/>
        </w:rPr>
        <w:t>192.168.10.10</w:t>
      </w:r>
      <w:r w:rsidRPr="00BE0A7B">
        <w:rPr>
          <w:color w:val="FF0000"/>
          <w:sz w:val="16"/>
          <w:szCs w:val="16"/>
        </w:rPr>
        <w:t xml:space="preserve"> </w:t>
      </w:r>
      <w:r w:rsidRPr="00E86F4A">
        <w:rPr>
          <w:sz w:val="16"/>
          <w:szCs w:val="16"/>
        </w:rPr>
        <w:t xml:space="preserve">{ remote-as 65000 } } network add { </w:t>
      </w:r>
      <w:r w:rsidR="00814D05" w:rsidRPr="00814D05">
        <w:rPr>
          <w:color w:val="FF0000"/>
          <w:sz w:val="16"/>
          <w:szCs w:val="16"/>
        </w:rPr>
        <w:t>&lt;</w:t>
      </w:r>
      <w:r w:rsidR="00864BE2" w:rsidRPr="00814D05">
        <w:rPr>
          <w:color w:val="FF0000"/>
          <w:sz w:val="16"/>
          <w:szCs w:val="16"/>
        </w:rPr>
        <w:t>virtual server elastic IP addr</w:t>
      </w:r>
      <w:r w:rsidR="00850567" w:rsidRPr="00814D05">
        <w:rPr>
          <w:color w:val="FF0000"/>
          <w:sz w:val="16"/>
          <w:szCs w:val="16"/>
        </w:rPr>
        <w:t>ess block</w:t>
      </w:r>
      <w:r w:rsidR="00814D05" w:rsidRPr="00814D05">
        <w:rPr>
          <w:color w:val="FF0000"/>
          <w:sz w:val="16"/>
          <w:szCs w:val="16"/>
        </w:rPr>
        <w:t>/CIDR</w:t>
      </w:r>
      <w:r w:rsidR="00BE0A7B" w:rsidRPr="00814D05">
        <w:rPr>
          <w:color w:val="FF0000"/>
          <w:sz w:val="16"/>
          <w:szCs w:val="16"/>
        </w:rPr>
        <w:t xml:space="preserve">&gt; </w:t>
      </w:r>
      <w:r w:rsidRPr="00E86F4A">
        <w:rPr>
          <w:sz w:val="16"/>
          <w:szCs w:val="16"/>
        </w:rPr>
        <w:t>} graceful-restart { restart-time 120 }</w:t>
      </w:r>
    </w:p>
    <w:p w14:paraId="4C99EABB" w14:textId="77777777" w:rsidR="005D1B2F" w:rsidRPr="00E86F4A" w:rsidRDefault="005D1B2F" w:rsidP="00CD6930">
      <w:pPr>
        <w:pStyle w:val="Code"/>
        <w:rPr>
          <w:sz w:val="16"/>
          <w:szCs w:val="16"/>
        </w:rPr>
      </w:pPr>
      <w:r w:rsidRPr="00E86F4A">
        <w:rPr>
          <w:sz w:val="16"/>
          <w:szCs w:val="16"/>
        </w:rPr>
        <w:t>tmsh modify /sys dns name-servers add { 8.8.8.8 }</w:t>
      </w:r>
    </w:p>
    <w:p w14:paraId="47CEDACE" w14:textId="77777777" w:rsidR="005D1B2F" w:rsidRPr="00E86F4A" w:rsidRDefault="005D1B2F" w:rsidP="00CD6930">
      <w:pPr>
        <w:pStyle w:val="Code"/>
        <w:rPr>
          <w:sz w:val="16"/>
          <w:szCs w:val="16"/>
        </w:rPr>
      </w:pPr>
      <w:r w:rsidRPr="00E86F4A">
        <w:rPr>
          <w:sz w:val="16"/>
          <w:szCs w:val="16"/>
        </w:rPr>
        <w:t>tmsh modify /sys ntp servers add { pool.ntp.org }</w:t>
      </w:r>
    </w:p>
    <w:p w14:paraId="331E1303" w14:textId="7C96703E" w:rsidR="005D1B2F" w:rsidRPr="00E86F4A" w:rsidRDefault="005D1B2F" w:rsidP="00CD6930">
      <w:pPr>
        <w:pStyle w:val="Code"/>
        <w:rPr>
          <w:sz w:val="16"/>
          <w:szCs w:val="16"/>
        </w:rPr>
      </w:pPr>
      <w:r w:rsidRPr="00E86F4A">
        <w:rPr>
          <w:sz w:val="16"/>
          <w:szCs w:val="16"/>
        </w:rPr>
        <w:t xml:space="preserve">tmsh install /sys license registration-key </w:t>
      </w:r>
      <w:r w:rsidR="00BE0A7B">
        <w:rPr>
          <w:sz w:val="16"/>
          <w:szCs w:val="16"/>
        </w:rPr>
        <w:t>&lt;</w:t>
      </w:r>
      <w:r w:rsidR="00BE0A7B" w:rsidRPr="00BE0A7B">
        <w:rPr>
          <w:color w:val="FF0000"/>
          <w:sz w:val="16"/>
          <w:szCs w:val="16"/>
        </w:rPr>
        <w:t>license key</w:t>
      </w:r>
      <w:r w:rsidR="00BE0A7B">
        <w:rPr>
          <w:sz w:val="16"/>
          <w:szCs w:val="16"/>
        </w:rPr>
        <w:t>&gt;</w:t>
      </w:r>
    </w:p>
    <w:p w14:paraId="4A0C239D" w14:textId="29863381" w:rsidR="0065340D" w:rsidRDefault="005D1B2F" w:rsidP="00CD6930">
      <w:pPr>
        <w:pStyle w:val="Code"/>
        <w:rPr>
          <w:sz w:val="16"/>
          <w:szCs w:val="16"/>
        </w:rPr>
      </w:pPr>
      <w:r w:rsidRPr="00E86F4A">
        <w:rPr>
          <w:sz w:val="16"/>
          <w:szCs w:val="16"/>
        </w:rPr>
        <w:t>tmsh save sys config</w:t>
      </w:r>
    </w:p>
    <w:p w14:paraId="681B8E72" w14:textId="3A824527" w:rsidR="0065340D" w:rsidRPr="00CD6930" w:rsidRDefault="0065340D" w:rsidP="00CD6930">
      <w:pPr>
        <w:pStyle w:val="Body"/>
        <w:rPr>
          <w:b/>
          <w:bCs/>
          <w:u w:val="single"/>
        </w:rPr>
      </w:pPr>
      <w:r w:rsidRPr="00CD6930">
        <w:rPr>
          <w:b/>
          <w:bCs/>
          <w:u w:val="single"/>
        </w:rPr>
        <w:t>BIG-IP #</w:t>
      </w:r>
      <w:r w:rsidR="005D1B2F" w:rsidRPr="00CD6930">
        <w:rPr>
          <w:b/>
          <w:bCs/>
          <w:u w:val="single"/>
        </w:rPr>
        <w:t>2</w:t>
      </w:r>
    </w:p>
    <w:p w14:paraId="0663A77D" w14:textId="598899B0" w:rsidR="00C46E9B" w:rsidRPr="0065340D" w:rsidRDefault="00C46E9B" w:rsidP="00CD6930">
      <w:pPr>
        <w:pStyle w:val="Code"/>
      </w:pPr>
      <w:r w:rsidRPr="0065340D">
        <w:t>tmsh modify sys global-settings hostname bigip-</w:t>
      </w:r>
      <w:r w:rsidR="005D1B2F">
        <w:t>2</w:t>
      </w:r>
      <w:r w:rsidRPr="0065340D">
        <w:t>.example.com</w:t>
      </w:r>
    </w:p>
    <w:p w14:paraId="381D17A4" w14:textId="77777777" w:rsidR="00C46E9B" w:rsidRPr="0065340D" w:rsidRDefault="00C46E9B" w:rsidP="00CD6930">
      <w:pPr>
        <w:pStyle w:val="Code"/>
      </w:pPr>
      <w:r w:rsidRPr="0065340D">
        <w:t>tmsh create net vlan external interfaces add {1.1}</w:t>
      </w:r>
    </w:p>
    <w:p w14:paraId="4F20AF04" w14:textId="77777777" w:rsidR="00C46E9B" w:rsidRPr="0065340D" w:rsidRDefault="00C46E9B" w:rsidP="00CD6930">
      <w:pPr>
        <w:pStyle w:val="Code"/>
      </w:pPr>
      <w:r w:rsidRPr="0065340D">
        <w:t>tmsh create net vlan internal interfaces add {1.2}</w:t>
      </w:r>
    </w:p>
    <w:p w14:paraId="33E70E63" w14:textId="77777777" w:rsidR="00C46E9B" w:rsidRPr="0065340D" w:rsidRDefault="00C46E9B" w:rsidP="00CD6930">
      <w:pPr>
        <w:pStyle w:val="Code"/>
      </w:pPr>
      <w:r w:rsidRPr="0065340D">
        <w:t>tmsh create net vlan ha interfaces add {1.3}</w:t>
      </w:r>
    </w:p>
    <w:p w14:paraId="421FAEF3" w14:textId="5D457BE3" w:rsidR="00C46E9B" w:rsidRPr="0065340D" w:rsidRDefault="00C46E9B" w:rsidP="00CD6930">
      <w:pPr>
        <w:pStyle w:val="Code"/>
      </w:pPr>
      <w:r w:rsidRPr="0065340D">
        <w:t xml:space="preserve">tmsh create net self </w:t>
      </w:r>
      <w:r w:rsidR="00E86F4A" w:rsidRPr="00BE0A7B">
        <w:rPr>
          <w:color w:val="FF0000"/>
        </w:rPr>
        <w:t>192.168.20.21/24</w:t>
      </w:r>
      <w:r w:rsidRPr="0065340D">
        <w:t xml:space="preserve"> vlan internal allow-service default</w:t>
      </w:r>
    </w:p>
    <w:p w14:paraId="548788F4" w14:textId="45C2DE8C" w:rsidR="00C46E9B" w:rsidRPr="0065340D" w:rsidRDefault="00C46E9B" w:rsidP="00CD6930">
      <w:pPr>
        <w:pStyle w:val="Code"/>
      </w:pPr>
      <w:r w:rsidRPr="0065340D">
        <w:t xml:space="preserve">tmsh create net self </w:t>
      </w:r>
      <w:r w:rsidR="00E86F4A" w:rsidRPr="00BE0A7B">
        <w:rPr>
          <w:color w:val="FF0000"/>
        </w:rPr>
        <w:t>192.168.10.21</w:t>
      </w:r>
      <w:r w:rsidR="00BE0A7B">
        <w:rPr>
          <w:color w:val="FF0000"/>
        </w:rPr>
        <w:t>/24</w:t>
      </w:r>
      <w:r w:rsidRPr="00BE0A7B">
        <w:rPr>
          <w:color w:val="FF0000"/>
        </w:rPr>
        <w:t xml:space="preserve"> </w:t>
      </w:r>
      <w:r w:rsidRPr="0065340D">
        <w:t>vlan external allow-service default</w:t>
      </w:r>
    </w:p>
    <w:p w14:paraId="6E9DC8F6" w14:textId="7F298CDE" w:rsidR="00C46E9B" w:rsidRPr="0065340D" w:rsidRDefault="00C46E9B" w:rsidP="00CD6930">
      <w:pPr>
        <w:pStyle w:val="Code"/>
      </w:pPr>
      <w:r w:rsidRPr="0065340D">
        <w:t xml:space="preserve">tmsh create net self </w:t>
      </w:r>
      <w:r w:rsidRPr="00BE0A7B">
        <w:rPr>
          <w:color w:val="FF0000"/>
        </w:rPr>
        <w:t>192.168.</w:t>
      </w:r>
      <w:r w:rsidR="00E86F4A" w:rsidRPr="00BE0A7B">
        <w:rPr>
          <w:color w:val="FF0000"/>
        </w:rPr>
        <w:t>30.21</w:t>
      </w:r>
      <w:r w:rsidRPr="00BE0A7B">
        <w:rPr>
          <w:color w:val="FF0000"/>
        </w:rPr>
        <w:t xml:space="preserve">/24 </w:t>
      </w:r>
      <w:r w:rsidRPr="0065340D">
        <w:t>vlan ha allow-service default</w:t>
      </w:r>
    </w:p>
    <w:p w14:paraId="36337AC8" w14:textId="77777777" w:rsidR="00C46E9B" w:rsidRPr="0065340D" w:rsidRDefault="00C46E9B" w:rsidP="00CD6930">
      <w:pPr>
        <w:pStyle w:val="Code"/>
      </w:pPr>
      <w:r w:rsidRPr="0065340D">
        <w:t>tmsh modify sys global-settings gui-setup disabled</w:t>
      </w:r>
    </w:p>
    <w:p w14:paraId="6FFA1668" w14:textId="1629C493" w:rsidR="00C46E9B" w:rsidRPr="0065340D" w:rsidRDefault="00C46E9B" w:rsidP="00CD6930">
      <w:pPr>
        <w:pStyle w:val="Code"/>
      </w:pPr>
      <w:r w:rsidRPr="0065340D">
        <w:t>tmsh mv cm device bigip1 bigip-</w:t>
      </w:r>
      <w:r w:rsidR="005D1B2F">
        <w:t>2</w:t>
      </w:r>
      <w:r w:rsidRPr="0065340D">
        <w:t>.example.com</w:t>
      </w:r>
    </w:p>
    <w:p w14:paraId="683A861F" w14:textId="6062C7FF" w:rsidR="00C46E9B" w:rsidRPr="0065340D" w:rsidRDefault="00C46E9B" w:rsidP="00CD6930">
      <w:pPr>
        <w:pStyle w:val="Code"/>
      </w:pPr>
      <w:r w:rsidRPr="0065340D">
        <w:t>tmsh modify cm device bigip-</w:t>
      </w:r>
      <w:r w:rsidR="005D1B2F">
        <w:t>2</w:t>
      </w:r>
      <w:r w:rsidRPr="0065340D">
        <w:t xml:space="preserve">.example.com configsync-ip </w:t>
      </w:r>
      <w:r w:rsidR="00E86F4A" w:rsidRPr="00BE0A7B">
        <w:rPr>
          <w:color w:val="FF0000"/>
        </w:rPr>
        <w:t>192.168.30.21</w:t>
      </w:r>
    </w:p>
    <w:p w14:paraId="2838344C" w14:textId="07288F7F" w:rsidR="00C46E9B" w:rsidRPr="0065340D" w:rsidRDefault="00C46E9B" w:rsidP="00CD6930">
      <w:pPr>
        <w:pStyle w:val="Code"/>
      </w:pPr>
      <w:r w:rsidRPr="0065340D">
        <w:t>tmsh modify cm device bigip-</w:t>
      </w:r>
      <w:r w:rsidR="005D1B2F">
        <w:t>2</w:t>
      </w:r>
      <w:r w:rsidRPr="0065340D">
        <w:t>.example.com unicast-address {{</w:t>
      </w:r>
      <w:r w:rsidR="00E86F4A">
        <w:t xml:space="preserve"> </w:t>
      </w:r>
      <w:r w:rsidRPr="00BE0A7B">
        <w:rPr>
          <w:color w:val="FF0000"/>
        </w:rPr>
        <w:t>ip 192.168.</w:t>
      </w:r>
      <w:r w:rsidR="00E86F4A" w:rsidRPr="00BE0A7B">
        <w:rPr>
          <w:color w:val="FF0000"/>
        </w:rPr>
        <w:t xml:space="preserve">30.21 </w:t>
      </w:r>
      <w:r w:rsidRPr="0065340D">
        <w:t>}}</w:t>
      </w:r>
    </w:p>
    <w:p w14:paraId="0F3B03B5" w14:textId="5E08C065" w:rsidR="00C46E9B" w:rsidRPr="0065340D" w:rsidRDefault="00C46E9B" w:rsidP="00CD6930">
      <w:pPr>
        <w:pStyle w:val="Code"/>
      </w:pPr>
      <w:r w:rsidRPr="0065340D">
        <w:t xml:space="preserve">tmsh modify /cm trust-domain /Common/Root add-device { device-ip </w:t>
      </w:r>
      <w:r w:rsidRPr="00BE0A7B">
        <w:rPr>
          <w:color w:val="FF0000"/>
        </w:rPr>
        <w:t>192.168.</w:t>
      </w:r>
      <w:r w:rsidR="00E86F4A" w:rsidRPr="00BE0A7B">
        <w:rPr>
          <w:color w:val="FF0000"/>
        </w:rPr>
        <w:t>30.11</w:t>
      </w:r>
      <w:r w:rsidRPr="00BE0A7B">
        <w:rPr>
          <w:color w:val="FF0000"/>
        </w:rPr>
        <w:t xml:space="preserve"> </w:t>
      </w:r>
      <w:r w:rsidRPr="0065340D">
        <w:t>device-name bigip-</w:t>
      </w:r>
      <w:r w:rsidR="005D1B2F">
        <w:t>1</w:t>
      </w:r>
      <w:r w:rsidRPr="0065340D">
        <w:t xml:space="preserve">.example.com username admin password </w:t>
      </w:r>
      <w:r w:rsidR="005D1B2F">
        <w:t>&lt;</w:t>
      </w:r>
      <w:r w:rsidR="005D1B2F" w:rsidRPr="00BE0A7B">
        <w:rPr>
          <w:b/>
          <w:bCs/>
          <w:color w:val="FF0000"/>
        </w:rPr>
        <w:t>admin password</w:t>
      </w:r>
      <w:r w:rsidR="00BE0A7B" w:rsidRPr="00BE0A7B">
        <w:rPr>
          <w:b/>
          <w:bCs/>
          <w:color w:val="FF0000"/>
        </w:rPr>
        <w:t xml:space="preserve"> of BIG-IP #1</w:t>
      </w:r>
      <w:r w:rsidR="005D1B2F">
        <w:t>&gt;</w:t>
      </w:r>
      <w:r w:rsidRPr="0065340D">
        <w:t xml:space="preserve"> ca-device true }</w:t>
      </w:r>
    </w:p>
    <w:p w14:paraId="6609DDCA" w14:textId="71AD50A2" w:rsidR="00C46E9B" w:rsidRPr="0065340D" w:rsidRDefault="00C46E9B" w:rsidP="00CD6930">
      <w:pPr>
        <w:pStyle w:val="Code"/>
      </w:pPr>
      <w:r w:rsidRPr="0065340D">
        <w:t xml:space="preserve">tmsh create cm device-group devicegroup-1 devices add {bigip-1.example.com bigip-2.example.com} type sync-failover auto-sync </w:t>
      </w:r>
      <w:r w:rsidR="00E26EE6">
        <w:t>enabled</w:t>
      </w:r>
    </w:p>
    <w:p w14:paraId="238E8093" w14:textId="77777777" w:rsidR="00C46E9B" w:rsidRPr="0065340D" w:rsidRDefault="00C46E9B" w:rsidP="00CD6930">
      <w:pPr>
        <w:pStyle w:val="Code"/>
      </w:pPr>
      <w:r w:rsidRPr="0065340D">
        <w:t>tmsh run cm config-sync to-group devicegroup-1</w:t>
      </w:r>
    </w:p>
    <w:p w14:paraId="2CE75A59" w14:textId="77777777" w:rsidR="00C46E9B" w:rsidRPr="0065340D" w:rsidRDefault="00C46E9B" w:rsidP="00CD6930">
      <w:pPr>
        <w:pStyle w:val="Code"/>
      </w:pPr>
      <w:r w:rsidRPr="0065340D">
        <w:t>tmsh modify sys db tmrouted.tmos.routing value enable</w:t>
      </w:r>
    </w:p>
    <w:p w14:paraId="4281E518" w14:textId="36FB2C5F" w:rsidR="00C46E9B" w:rsidRPr="0065340D" w:rsidRDefault="00C46E9B" w:rsidP="00CD6930">
      <w:pPr>
        <w:pStyle w:val="Code"/>
      </w:pPr>
      <w:r w:rsidRPr="0065340D">
        <w:t xml:space="preserve">tmsh create net routing bgp </w:t>
      </w:r>
      <w:r w:rsidR="00E26EE6">
        <w:t xml:space="preserve">my_bgp_config </w:t>
      </w:r>
      <w:r w:rsidRPr="0065340D">
        <w:t xml:space="preserve">local-as 65000 neighbor add { </w:t>
      </w:r>
      <w:r w:rsidR="00E26EE6" w:rsidRPr="00BE0A7B">
        <w:rPr>
          <w:color w:val="FF0000"/>
        </w:rPr>
        <w:t>192.168.10.20</w:t>
      </w:r>
      <w:r w:rsidRPr="00BE0A7B">
        <w:rPr>
          <w:color w:val="FF0000"/>
        </w:rPr>
        <w:t xml:space="preserve"> </w:t>
      </w:r>
      <w:r w:rsidRPr="0065340D">
        <w:t xml:space="preserve">{ remote-as 65000 } } network add { </w:t>
      </w:r>
      <w:r w:rsidR="00814D05" w:rsidRPr="00814D05">
        <w:rPr>
          <w:color w:val="FF0000"/>
        </w:rPr>
        <w:t xml:space="preserve">&lt;virtual server elastic IP address block/CIDR&gt; </w:t>
      </w:r>
      <w:r w:rsidRPr="0065340D">
        <w:t>} graceful-restart { restart-time 120 }</w:t>
      </w:r>
    </w:p>
    <w:p w14:paraId="0C3E9E9E" w14:textId="77777777" w:rsidR="00C46E9B" w:rsidRPr="0065340D" w:rsidRDefault="00C46E9B" w:rsidP="00CD6930">
      <w:pPr>
        <w:pStyle w:val="Code"/>
      </w:pPr>
      <w:r w:rsidRPr="0065340D">
        <w:lastRenderedPageBreak/>
        <w:t>tmsh modify /sys dns name-servers add { 8.8.8.8 }</w:t>
      </w:r>
    </w:p>
    <w:p w14:paraId="5957BF28" w14:textId="77777777" w:rsidR="00C46E9B" w:rsidRPr="0065340D" w:rsidRDefault="00C46E9B" w:rsidP="00CD6930">
      <w:pPr>
        <w:pStyle w:val="Code"/>
      </w:pPr>
      <w:r w:rsidRPr="0065340D">
        <w:t>tmsh modify /sys ntp servers add { pool.ntp.org }</w:t>
      </w:r>
    </w:p>
    <w:p w14:paraId="164D3E5F" w14:textId="6190444C" w:rsidR="00C46E9B" w:rsidRPr="0065340D" w:rsidRDefault="00C46E9B" w:rsidP="00CD6930">
      <w:pPr>
        <w:pStyle w:val="Code"/>
      </w:pPr>
      <w:r w:rsidRPr="0065340D">
        <w:t xml:space="preserve">tmsh install /sys license registration-key </w:t>
      </w:r>
      <w:r w:rsidR="005D1B2F">
        <w:t>&lt;</w:t>
      </w:r>
      <w:r w:rsidR="005D1B2F" w:rsidRPr="00BE0A7B">
        <w:rPr>
          <w:color w:val="FF0000"/>
        </w:rPr>
        <w:t>license key</w:t>
      </w:r>
      <w:r w:rsidR="005D1B2F">
        <w:t>&gt;</w:t>
      </w:r>
    </w:p>
    <w:p w14:paraId="2C5E7803" w14:textId="020544E6" w:rsidR="00C46E9B" w:rsidRPr="0065340D" w:rsidRDefault="00C46E9B" w:rsidP="00CD6930">
      <w:pPr>
        <w:pStyle w:val="Code"/>
      </w:pPr>
      <w:r w:rsidRPr="0065340D">
        <w:t>tmsh create ltm  pool nginx members add { 192.168.</w:t>
      </w:r>
      <w:r w:rsidR="0066399B">
        <w:t>2</w:t>
      </w:r>
      <w:r w:rsidRPr="0065340D">
        <w:t>0.100:http 192.168.</w:t>
      </w:r>
      <w:r w:rsidR="0066399B">
        <w:t>2</w:t>
      </w:r>
      <w:r w:rsidRPr="0065340D">
        <w:t>0.110:http } monitor http</w:t>
      </w:r>
    </w:p>
    <w:p w14:paraId="3F2ED917" w14:textId="5CE219FE" w:rsidR="00C46E9B" w:rsidRPr="0065340D" w:rsidRDefault="00C46E9B" w:rsidP="00CD6930">
      <w:pPr>
        <w:pStyle w:val="Code"/>
      </w:pPr>
      <w:r w:rsidRPr="0065340D">
        <w:t xml:space="preserve">tmsh create ltm virtual nginx { destination  </w:t>
      </w:r>
      <w:r w:rsidR="00F80EEB" w:rsidRPr="00814D05">
        <w:rPr>
          <w:color w:val="FF0000"/>
        </w:rPr>
        <w:t>&lt;virtual server elastic IP address block</w:t>
      </w:r>
      <w:r w:rsidR="00814D05">
        <w:rPr>
          <w:color w:val="FF0000"/>
        </w:rPr>
        <w:t>&gt;</w:t>
      </w:r>
      <w:r w:rsidRPr="0065340D">
        <w:t>:80 pool nginx ip-protocol tcp source-address</w:t>
      </w:r>
      <w:r w:rsidR="007519E1">
        <w:t>-</w:t>
      </w:r>
      <w:r w:rsidRPr="0065340D">
        <w:t>translation { type automap } translate-address enabled translate-port enabled }</w:t>
      </w:r>
    </w:p>
    <w:p w14:paraId="373607CD" w14:textId="4BAA3EA3" w:rsidR="00E744EA" w:rsidRDefault="00C46E9B" w:rsidP="00CF373E">
      <w:pPr>
        <w:pStyle w:val="Code"/>
      </w:pPr>
      <w:r w:rsidRPr="0065340D">
        <w:t>tmsh save sys config</w:t>
      </w:r>
    </w:p>
    <w:p w14:paraId="7E497988" w14:textId="5850F3D9" w:rsidR="00062FCF" w:rsidRDefault="00062FCF" w:rsidP="00736550">
      <w:pPr>
        <w:pStyle w:val="Heading2"/>
      </w:pPr>
      <w:bookmarkStart w:id="121" w:name="_Toc100827432"/>
      <w:r w:rsidRPr="00062FCF">
        <w:t>Configure BIRD BGP routing daemon on Ubuntu</w:t>
      </w:r>
      <w:bookmarkEnd w:id="121"/>
    </w:p>
    <w:p w14:paraId="34A7AF90" w14:textId="334C28D5" w:rsidR="00062FCF" w:rsidRDefault="00814D05" w:rsidP="00CD6930">
      <w:pPr>
        <w:pStyle w:val="Body"/>
      </w:pPr>
      <w:r>
        <w:t xml:space="preserve">The BIRD routing daemon provides BGP routing capability and will be used to establish </w:t>
      </w:r>
      <w:r w:rsidR="00372025">
        <w:t xml:space="preserve">BGP neighbors with both the Equinix Metal routers as well as the BIG-IP instances. </w:t>
      </w:r>
      <w:r w:rsidR="00062FCF">
        <w:t>Equinix Metal provides a convenience script that pe</w:t>
      </w:r>
      <w:r w:rsidR="00A7488C">
        <w:t>rforms the initial configuration of the BIRD routing engine.</w:t>
      </w:r>
      <w:r w:rsidR="006B6241">
        <w:t xml:space="preserve"> </w:t>
      </w:r>
      <w:r w:rsidR="00A7488C">
        <w:t>To use the script, perform the following:</w:t>
      </w:r>
    </w:p>
    <w:p w14:paraId="41E7664F" w14:textId="77777777" w:rsidR="00A7488C" w:rsidRPr="00A7488C" w:rsidRDefault="00A7488C" w:rsidP="00CD6930">
      <w:pPr>
        <w:pStyle w:val="Code"/>
      </w:pPr>
      <w:r w:rsidRPr="00A7488C">
        <w:t>git clone https://github.com/packethost/network-helpers.git</w:t>
      </w:r>
    </w:p>
    <w:p w14:paraId="654CCAC0" w14:textId="77777777" w:rsidR="00A7488C" w:rsidRPr="00A7488C" w:rsidRDefault="00A7488C" w:rsidP="00CD6930">
      <w:pPr>
        <w:pStyle w:val="Code"/>
      </w:pPr>
      <w:r w:rsidRPr="00A7488C">
        <w:t>cd network-helpers</w:t>
      </w:r>
    </w:p>
    <w:p w14:paraId="4E0B10B9" w14:textId="77777777" w:rsidR="00A7488C" w:rsidRPr="00A7488C" w:rsidRDefault="00A7488C" w:rsidP="00CD6930">
      <w:pPr>
        <w:pStyle w:val="Code"/>
      </w:pPr>
      <w:r w:rsidRPr="00A7488C">
        <w:t>pip3 install jmespath</w:t>
      </w:r>
    </w:p>
    <w:p w14:paraId="73611C8E" w14:textId="2588FB18" w:rsidR="00A7488C" w:rsidRDefault="00A7488C" w:rsidP="00CD6930">
      <w:pPr>
        <w:pStyle w:val="Code"/>
      </w:pPr>
      <w:r w:rsidRPr="00A7488C">
        <w:t xml:space="preserve">pip3 install -e . </w:t>
      </w:r>
      <w:r w:rsidRPr="00A7488C">
        <w:br/>
        <w:t>./configure.py -r bird | tee /etc/bird/bird.conf</w:t>
      </w:r>
    </w:p>
    <w:p w14:paraId="44F50A34" w14:textId="2B011982" w:rsidR="00ED0A8E" w:rsidRDefault="009F64DA" w:rsidP="006A604D">
      <w:pPr>
        <w:pStyle w:val="Body"/>
      </w:pPr>
      <w:r>
        <w:t xml:space="preserve">The script </w:t>
      </w:r>
      <w:del w:id="122" w:author="Scott Fields" w:date="2022-04-14T11:10:00Z">
        <w:r w:rsidDel="00156574">
          <w:delText xml:space="preserve">configured </w:delText>
        </w:r>
      </w:del>
      <w:ins w:id="123" w:author="Scott Fields" w:date="2022-04-14T11:10:00Z">
        <w:r w:rsidR="00156574">
          <w:t xml:space="preserve">configures </w:t>
        </w:r>
      </w:ins>
      <w:r>
        <w:t>BIRD to establish BGP neighbors with the two Equinix Metal router instances.</w:t>
      </w:r>
      <w:r w:rsidR="006B6241">
        <w:t xml:space="preserve"> </w:t>
      </w:r>
      <w:r>
        <w:t>However, BIRD needs to be configured to also establish a BGP neighbor with the BIG-IP as well</w:t>
      </w:r>
      <w:r w:rsidR="00ED0A8E">
        <w:t>.</w:t>
      </w:r>
      <w:r w:rsidR="006B6241">
        <w:t xml:space="preserve"> </w:t>
      </w:r>
      <w:r w:rsidR="00ED0A8E">
        <w:t xml:space="preserve">The neighbor IP address for the BIG-IP </w:t>
      </w:r>
      <w:r w:rsidR="00B07F0D">
        <w:t>is</w:t>
      </w:r>
      <w:r w:rsidR="00ED0A8E">
        <w:t xml:space="preserve"> the external VLAN self-ip address.</w:t>
      </w:r>
    </w:p>
    <w:p w14:paraId="68E6CBD7" w14:textId="67C82489" w:rsidR="009F64DA" w:rsidRDefault="009F64DA" w:rsidP="006A604D">
      <w:pPr>
        <w:pStyle w:val="Body"/>
      </w:pPr>
      <w:r>
        <w:t xml:space="preserve">Modify the BIRD configuration file </w:t>
      </w:r>
      <w:r w:rsidR="00ED0A8E">
        <w:t xml:space="preserve">and add a static route to the BIG-IP external VLAN self-ip address and add the BIG-IP as a </w:t>
      </w:r>
      <w:r w:rsidR="00B07F0D">
        <w:t>BGP neighbor</w:t>
      </w:r>
    </w:p>
    <w:p w14:paraId="41836F59" w14:textId="558E5A65" w:rsidR="00E00159" w:rsidRPr="00864BE2" w:rsidRDefault="00E00159" w:rsidP="006A604D">
      <w:pPr>
        <w:pStyle w:val="Body"/>
        <w:rPr>
          <w:b/>
          <w:bCs/>
          <w:u w:val="single"/>
        </w:rPr>
      </w:pPr>
      <w:r w:rsidRPr="00864BE2">
        <w:rPr>
          <w:b/>
          <w:bCs/>
          <w:u w:val="single"/>
        </w:rPr>
        <w:t>Ubuntu #1</w:t>
      </w:r>
    </w:p>
    <w:p w14:paraId="212788D8" w14:textId="270D7175" w:rsidR="009F64DA" w:rsidRDefault="009F64DA" w:rsidP="006A604D">
      <w:pPr>
        <w:pStyle w:val="Code"/>
      </w:pPr>
      <w:r>
        <w:t>nano vi /etc/bird/bird.conf</w:t>
      </w:r>
    </w:p>
    <w:p w14:paraId="49C65160" w14:textId="6B97E76F" w:rsidR="00B07F0D" w:rsidRDefault="00B07F0D" w:rsidP="006A604D">
      <w:pPr>
        <w:pStyle w:val="Body"/>
      </w:pPr>
      <w:r>
        <w:t xml:space="preserve">Locate the </w:t>
      </w:r>
      <w:r>
        <w:rPr>
          <w:b/>
          <w:bCs/>
        </w:rPr>
        <w:t xml:space="preserve">protocol static </w:t>
      </w:r>
      <w:r>
        <w:t>section and add the following between the curly braces:</w:t>
      </w:r>
    </w:p>
    <w:p w14:paraId="01898C80" w14:textId="0C0A88D4" w:rsidR="00B07F0D" w:rsidRDefault="00B07F0D" w:rsidP="006A604D">
      <w:pPr>
        <w:pStyle w:val="Code"/>
      </w:pPr>
      <w:r w:rsidRPr="00B07F0D">
        <w:t>route 192.168.10.11/32 via 192.168.10.10;</w:t>
      </w:r>
    </w:p>
    <w:p w14:paraId="0B2FE451" w14:textId="5B1F370C" w:rsidR="00B07F0D" w:rsidRPr="00B07F0D" w:rsidRDefault="00B07F0D" w:rsidP="006A604D">
      <w:pPr>
        <w:pStyle w:val="Body"/>
      </w:pPr>
      <w:r>
        <w:t>At the bottom of the file, add the following:</w:t>
      </w:r>
    </w:p>
    <w:p w14:paraId="54006653" w14:textId="77777777" w:rsidR="00E00159" w:rsidRPr="00E00159" w:rsidRDefault="00E00159" w:rsidP="006A604D">
      <w:pPr>
        <w:pStyle w:val="Code"/>
      </w:pPr>
      <w:r w:rsidRPr="00E00159">
        <w:t>protocol bgp neighbor_v4_3 {</w:t>
      </w:r>
    </w:p>
    <w:p w14:paraId="2E625FB6" w14:textId="77777777" w:rsidR="00E00159" w:rsidRPr="00E00159" w:rsidRDefault="00E00159" w:rsidP="006A604D">
      <w:pPr>
        <w:pStyle w:val="Code"/>
      </w:pPr>
      <w:r w:rsidRPr="00E00159">
        <w:t xml:space="preserve">  export filter packet_bgp;</w:t>
      </w:r>
    </w:p>
    <w:p w14:paraId="0EFE8FA1" w14:textId="77777777" w:rsidR="00E00159" w:rsidRPr="00E00159" w:rsidRDefault="00E00159" w:rsidP="006A604D">
      <w:pPr>
        <w:pStyle w:val="Code"/>
      </w:pPr>
      <w:r w:rsidRPr="00E00159">
        <w:t xml:space="preserve">  local as 65000;</w:t>
      </w:r>
    </w:p>
    <w:p w14:paraId="3AD0E058" w14:textId="77777777" w:rsidR="00E00159" w:rsidRPr="00E00159" w:rsidRDefault="00E00159" w:rsidP="006A604D">
      <w:pPr>
        <w:pStyle w:val="Code"/>
      </w:pPr>
      <w:r w:rsidRPr="00E00159">
        <w:t xml:space="preserve">  neighbor </w:t>
      </w:r>
      <w:r w:rsidRPr="00864BE2">
        <w:rPr>
          <w:color w:val="FF0000"/>
        </w:rPr>
        <w:t xml:space="preserve">192.168.10.11 </w:t>
      </w:r>
      <w:r w:rsidRPr="00E00159">
        <w:t>as 65000;</w:t>
      </w:r>
    </w:p>
    <w:p w14:paraId="0A06A542" w14:textId="61775A52" w:rsidR="00E00159" w:rsidRPr="00E00159" w:rsidRDefault="00E00159" w:rsidP="006A604D">
      <w:pPr>
        <w:pStyle w:val="Code"/>
      </w:pPr>
      <w:r w:rsidRPr="00E00159">
        <w:t>}</w:t>
      </w:r>
    </w:p>
    <w:p w14:paraId="487C20AA" w14:textId="6EADCC50" w:rsidR="00850567" w:rsidRPr="006A604D" w:rsidRDefault="00850567" w:rsidP="006A604D">
      <w:pPr>
        <w:pStyle w:val="Body"/>
        <w:rPr>
          <w:b/>
          <w:bCs/>
          <w:u w:val="single"/>
        </w:rPr>
      </w:pPr>
      <w:r w:rsidRPr="006A604D">
        <w:rPr>
          <w:b/>
          <w:bCs/>
          <w:u w:val="single"/>
        </w:rPr>
        <w:t>Ubuntu #2</w:t>
      </w:r>
    </w:p>
    <w:p w14:paraId="5CFE04AE" w14:textId="0EE53A2A" w:rsidR="00850567" w:rsidRDefault="00850567" w:rsidP="006A604D">
      <w:pPr>
        <w:pStyle w:val="Code"/>
      </w:pPr>
      <w:r>
        <w:t>nano vi /etc/bird/bird.conf</w:t>
      </w:r>
    </w:p>
    <w:p w14:paraId="753F7D19" w14:textId="77777777" w:rsidR="00B07F0D" w:rsidRDefault="00B07F0D" w:rsidP="006A604D">
      <w:pPr>
        <w:pStyle w:val="Body"/>
      </w:pPr>
      <w:r>
        <w:t xml:space="preserve">Locate the </w:t>
      </w:r>
      <w:r>
        <w:rPr>
          <w:b/>
          <w:bCs/>
        </w:rPr>
        <w:t xml:space="preserve">protocol static </w:t>
      </w:r>
      <w:r>
        <w:t>section and add the following between the curly braces:</w:t>
      </w:r>
    </w:p>
    <w:p w14:paraId="0AF507F8" w14:textId="6184A6A3" w:rsidR="00B07F0D" w:rsidRDefault="00B07F0D" w:rsidP="006A604D">
      <w:pPr>
        <w:pStyle w:val="Code"/>
      </w:pPr>
      <w:r w:rsidRPr="00B07F0D">
        <w:t>route 192.168.10.</w:t>
      </w:r>
      <w:r>
        <w:t>2</w:t>
      </w:r>
      <w:r w:rsidRPr="00B07F0D">
        <w:t>1/32 via 192.168.10.</w:t>
      </w:r>
      <w:r>
        <w:t>2</w:t>
      </w:r>
      <w:r w:rsidRPr="00B07F0D">
        <w:t>0;</w:t>
      </w:r>
    </w:p>
    <w:p w14:paraId="38F9ACA8" w14:textId="00EC366E" w:rsidR="00B07F0D" w:rsidRPr="00B07F0D" w:rsidRDefault="00B07F0D" w:rsidP="00CF373E">
      <w:pPr>
        <w:pStyle w:val="Body"/>
        <w:keepNext/>
      </w:pPr>
      <w:r>
        <w:lastRenderedPageBreak/>
        <w:t>At the bottom of the file, add the following:</w:t>
      </w:r>
    </w:p>
    <w:p w14:paraId="180668C5" w14:textId="77777777" w:rsidR="00850567" w:rsidRPr="00E00159" w:rsidRDefault="00850567" w:rsidP="006A604D">
      <w:pPr>
        <w:pStyle w:val="Code"/>
      </w:pPr>
      <w:r w:rsidRPr="00E00159">
        <w:t>protocol bgp neighbor_v4_3 {</w:t>
      </w:r>
    </w:p>
    <w:p w14:paraId="48EE1413" w14:textId="77777777" w:rsidR="00850567" w:rsidRPr="00E00159" w:rsidRDefault="00850567" w:rsidP="006A604D">
      <w:pPr>
        <w:pStyle w:val="Code"/>
      </w:pPr>
      <w:r w:rsidRPr="00E00159">
        <w:t xml:space="preserve">  export filter packet_bgp;</w:t>
      </w:r>
    </w:p>
    <w:p w14:paraId="7084F3D1" w14:textId="77777777" w:rsidR="00850567" w:rsidRPr="00E00159" w:rsidRDefault="00850567" w:rsidP="006A604D">
      <w:pPr>
        <w:pStyle w:val="Code"/>
      </w:pPr>
      <w:r w:rsidRPr="00E00159">
        <w:t xml:space="preserve">  local as 65000;</w:t>
      </w:r>
    </w:p>
    <w:p w14:paraId="378A8DBD" w14:textId="10771226" w:rsidR="00850567" w:rsidRPr="00E00159" w:rsidRDefault="00850567" w:rsidP="006A604D">
      <w:pPr>
        <w:pStyle w:val="Code"/>
      </w:pPr>
      <w:r w:rsidRPr="00E00159">
        <w:t xml:space="preserve">  neighbor </w:t>
      </w:r>
      <w:r w:rsidRPr="00864BE2">
        <w:rPr>
          <w:color w:val="FF0000"/>
        </w:rPr>
        <w:t>192.168.10.</w:t>
      </w:r>
      <w:r>
        <w:rPr>
          <w:color w:val="FF0000"/>
        </w:rPr>
        <w:t>2</w:t>
      </w:r>
      <w:r w:rsidRPr="00864BE2">
        <w:rPr>
          <w:color w:val="FF0000"/>
        </w:rPr>
        <w:t xml:space="preserve">1 </w:t>
      </w:r>
      <w:r w:rsidRPr="00E00159">
        <w:t>as 65000;</w:t>
      </w:r>
    </w:p>
    <w:p w14:paraId="596C6C64" w14:textId="77777777" w:rsidR="00850567" w:rsidRPr="00E00159" w:rsidRDefault="00850567" w:rsidP="006A604D">
      <w:pPr>
        <w:pStyle w:val="Code"/>
      </w:pPr>
      <w:r w:rsidRPr="00E00159">
        <w:t>}</w:t>
      </w:r>
    </w:p>
    <w:p w14:paraId="751D925B" w14:textId="79F1DAA8" w:rsidR="00850567" w:rsidRDefault="00850567" w:rsidP="006A604D">
      <w:pPr>
        <w:pStyle w:val="Body"/>
      </w:pPr>
      <w:r>
        <w:t xml:space="preserve">Save that file and restart the BIRD service: </w:t>
      </w:r>
    </w:p>
    <w:p w14:paraId="52B97391" w14:textId="232EDC52" w:rsidR="005A6FCC" w:rsidRDefault="00850567" w:rsidP="006A604D">
      <w:pPr>
        <w:pStyle w:val="Code"/>
      </w:pPr>
      <w:r>
        <w:t xml:space="preserve">systemctl restart bird </w:t>
      </w:r>
    </w:p>
    <w:p w14:paraId="46A2E0AA" w14:textId="76779D6C" w:rsidR="005A6FCC" w:rsidRDefault="005A6FCC" w:rsidP="00736550">
      <w:pPr>
        <w:pStyle w:val="Heading2"/>
      </w:pPr>
      <w:bookmarkStart w:id="124" w:name="_Toc100827433"/>
      <w:r w:rsidRPr="005A6FCC">
        <w:t>Confirm BIRD BGP neighbors</w:t>
      </w:r>
      <w:bookmarkEnd w:id="124"/>
    </w:p>
    <w:p w14:paraId="6CF3FC68" w14:textId="15A84979" w:rsidR="00ED0A8E" w:rsidRDefault="005A6FCC" w:rsidP="006A604D">
      <w:pPr>
        <w:pStyle w:val="Body"/>
      </w:pPr>
      <w:r>
        <w:t xml:space="preserve">Using </w:t>
      </w:r>
      <w:r w:rsidR="00A934B3">
        <w:t>the</w:t>
      </w:r>
      <w:r>
        <w:t xml:space="preserve"> BIRD utility, confirm that </w:t>
      </w:r>
      <w:r w:rsidR="00A74E81">
        <w:t xml:space="preserve">that the two Metal routers and the BIG-IP are neighbors and that the virtual server IP address block </w:t>
      </w:r>
      <w:r w:rsidR="00616C1E">
        <w:t>is being advertised</w:t>
      </w:r>
      <w:r w:rsidR="00A934B3">
        <w:t>:</w:t>
      </w:r>
    </w:p>
    <w:p w14:paraId="13EE7B22" w14:textId="74176FDC" w:rsidR="00A74E81" w:rsidRDefault="00A74E81" w:rsidP="006A604D">
      <w:pPr>
        <w:pStyle w:val="Code"/>
      </w:pPr>
      <w:r w:rsidRPr="00A74E81">
        <w:t>b</w:t>
      </w:r>
      <w:r w:rsidR="00ED0A8E" w:rsidRPr="00A74E81">
        <w:t>irdc show route</w:t>
      </w:r>
    </w:p>
    <w:p w14:paraId="114023C7" w14:textId="2DC65CC4" w:rsidR="00A74E81" w:rsidRDefault="00A74E81" w:rsidP="006A604D">
      <w:pPr>
        <w:pStyle w:val="Body"/>
      </w:pPr>
      <w:r w:rsidRPr="00A74E81">
        <w:t xml:space="preserve">The output should look </w:t>
      </w:r>
      <w:r>
        <w:t>similar to the below</w:t>
      </w:r>
      <w:r w:rsidR="00616C1E">
        <w:t xml:space="preserve"> (elastic IP address block highlighted for clarity):</w:t>
      </w:r>
    </w:p>
    <w:p w14:paraId="400527BC" w14:textId="77777777" w:rsidR="00A74E81" w:rsidRPr="006A604D" w:rsidRDefault="00A74E81" w:rsidP="006A604D">
      <w:pPr>
        <w:pStyle w:val="Code"/>
        <w:rPr>
          <w:color w:val="000000" w:themeColor="text1"/>
        </w:rPr>
      </w:pPr>
      <w:r w:rsidRPr="006A604D">
        <w:rPr>
          <w:color w:val="000000" w:themeColor="text1"/>
        </w:rPr>
        <w:t>BIRD 1.6.8 ready.</w:t>
      </w:r>
    </w:p>
    <w:p w14:paraId="20D22334" w14:textId="77777777" w:rsidR="00A74E81" w:rsidRPr="006A604D" w:rsidRDefault="00A74E81" w:rsidP="006A604D">
      <w:pPr>
        <w:pStyle w:val="Code"/>
        <w:rPr>
          <w:color w:val="000000" w:themeColor="text1"/>
        </w:rPr>
      </w:pPr>
      <w:r w:rsidRPr="006A604D">
        <w:rPr>
          <w:color w:val="000000" w:themeColor="text1"/>
        </w:rPr>
        <w:t>192.168.10.11/32   via 192.168.10.10 on br1 [static1 2022-02-02] ! (200)</w:t>
      </w:r>
    </w:p>
    <w:p w14:paraId="389D3571" w14:textId="77777777" w:rsidR="00A74E81" w:rsidRPr="006A604D" w:rsidRDefault="00A74E81" w:rsidP="006A604D">
      <w:pPr>
        <w:pStyle w:val="Code"/>
        <w:rPr>
          <w:color w:val="000000" w:themeColor="text1"/>
        </w:rPr>
      </w:pPr>
      <w:r w:rsidRPr="006A604D">
        <w:rPr>
          <w:color w:val="000000" w:themeColor="text1"/>
        </w:rPr>
        <w:t>39.178.82.246/31   via 192.168.10.10 on br1 [neighbor_v4_3 2022-02-02 from 192.168.10.11] ! (100/?) [i]</w:t>
      </w:r>
    </w:p>
    <w:p w14:paraId="021808B2" w14:textId="14A6AFF5" w:rsidR="00A74E81" w:rsidRPr="006A604D" w:rsidRDefault="00A74E81" w:rsidP="006A604D">
      <w:pPr>
        <w:pStyle w:val="Code"/>
        <w:rPr>
          <w:color w:val="000000" w:themeColor="text1"/>
        </w:rPr>
      </w:pPr>
      <w:r w:rsidRPr="006A604D">
        <w:rPr>
          <w:color w:val="000000" w:themeColor="text1"/>
        </w:rPr>
        <w:t>169.254.255.2/32   via 139.178.83.46 on bond0 [static1 2022-02-02] * (200)</w:t>
      </w:r>
      <w:r w:rsidR="00E14DF8" w:rsidRPr="006A604D">
        <w:rPr>
          <w:color w:val="000000" w:themeColor="text1"/>
        </w:rPr>
        <w:t xml:space="preserve"> </w:t>
      </w:r>
    </w:p>
    <w:p w14:paraId="7CF0337A" w14:textId="422B4102" w:rsidR="003B2BDF" w:rsidRDefault="00A74E81" w:rsidP="00CF373E">
      <w:pPr>
        <w:pStyle w:val="Code"/>
      </w:pPr>
      <w:r w:rsidRPr="006A604D">
        <w:rPr>
          <w:color w:val="000000" w:themeColor="text1"/>
        </w:rPr>
        <w:t>169.254.255.1/32   via 139.178.83.46 on bond0 [static1 2022-02-02] * (200)</w:t>
      </w:r>
    </w:p>
    <w:p w14:paraId="5F4753DB" w14:textId="1069CDC2" w:rsidR="003B2BDF" w:rsidRDefault="003B2BDF" w:rsidP="006A604D">
      <w:pPr>
        <w:pStyle w:val="Body"/>
      </w:pPr>
      <w:r>
        <w:t>You may further validate that BGP neighbors have been established:</w:t>
      </w:r>
    </w:p>
    <w:p w14:paraId="2EAB3FE7" w14:textId="460751C2" w:rsidR="003B2BDF" w:rsidRDefault="003B2BDF" w:rsidP="00CF373E">
      <w:pPr>
        <w:pStyle w:val="Code"/>
      </w:pPr>
      <w:r w:rsidRPr="003B2BDF">
        <w:t>birdc show protocols</w:t>
      </w:r>
    </w:p>
    <w:p w14:paraId="1865E908" w14:textId="21D867DB" w:rsidR="003B2BDF" w:rsidRPr="003B2BDF" w:rsidRDefault="003B2BDF" w:rsidP="006A604D">
      <w:pPr>
        <w:pStyle w:val="Body"/>
      </w:pPr>
      <w:r w:rsidRPr="00A74E81">
        <w:rPr>
          <w:rFonts w:ascii="Arial" w:hAnsi="Arial" w:cs="Arial"/>
          <w:color w:val="000000" w:themeColor="text1"/>
        </w:rPr>
        <w:t xml:space="preserve">The output should look </w:t>
      </w:r>
      <w:r>
        <w:rPr>
          <w:rFonts w:ascii="Arial" w:hAnsi="Arial" w:cs="Arial"/>
          <w:color w:val="000000" w:themeColor="text1"/>
        </w:rPr>
        <w:t>similar to the below (BIG-IP neighbor highlighted in red):</w:t>
      </w:r>
    </w:p>
    <w:p w14:paraId="63E7230F" w14:textId="77777777" w:rsidR="003B2BDF" w:rsidRPr="006A604D" w:rsidRDefault="003B2BDF" w:rsidP="006A604D">
      <w:pPr>
        <w:pStyle w:val="Code"/>
        <w:rPr>
          <w:color w:val="000000" w:themeColor="text1"/>
        </w:rPr>
      </w:pPr>
      <w:r w:rsidRPr="006A604D">
        <w:rPr>
          <w:color w:val="000000" w:themeColor="text1"/>
        </w:rPr>
        <w:t>BIRD 1.6.8 ready.</w:t>
      </w:r>
    </w:p>
    <w:p w14:paraId="3538E32C" w14:textId="77777777" w:rsidR="003B2BDF" w:rsidRPr="006A604D" w:rsidRDefault="003B2BDF" w:rsidP="006A604D">
      <w:pPr>
        <w:pStyle w:val="Code"/>
        <w:rPr>
          <w:color w:val="000000" w:themeColor="text1"/>
        </w:rPr>
      </w:pPr>
      <w:r w:rsidRPr="006A604D">
        <w:rPr>
          <w:color w:val="000000" w:themeColor="text1"/>
        </w:rPr>
        <w:t>name     proto    table    state  since       info</w:t>
      </w:r>
    </w:p>
    <w:p w14:paraId="626FD7F6" w14:textId="77777777" w:rsidR="003B2BDF" w:rsidRPr="006A604D" w:rsidRDefault="003B2BDF" w:rsidP="006A604D">
      <w:pPr>
        <w:pStyle w:val="Code"/>
        <w:rPr>
          <w:color w:val="000000" w:themeColor="text1"/>
        </w:rPr>
      </w:pPr>
      <w:r w:rsidRPr="006A604D">
        <w:rPr>
          <w:color w:val="000000" w:themeColor="text1"/>
        </w:rPr>
        <w:t>direct1  Direct   master   up     22:28:57</w:t>
      </w:r>
    </w:p>
    <w:p w14:paraId="77BCF56B" w14:textId="77777777" w:rsidR="003B2BDF" w:rsidRPr="006A604D" w:rsidRDefault="003B2BDF" w:rsidP="006A604D">
      <w:pPr>
        <w:pStyle w:val="Code"/>
        <w:rPr>
          <w:color w:val="000000" w:themeColor="text1"/>
        </w:rPr>
      </w:pPr>
      <w:r w:rsidRPr="006A604D">
        <w:rPr>
          <w:color w:val="000000" w:themeColor="text1"/>
        </w:rPr>
        <w:t>kernel1  Kernel   master   up     22:28:57</w:t>
      </w:r>
    </w:p>
    <w:p w14:paraId="27201025" w14:textId="77777777" w:rsidR="003B2BDF" w:rsidRPr="006A604D" w:rsidRDefault="003B2BDF" w:rsidP="006A604D">
      <w:pPr>
        <w:pStyle w:val="Code"/>
        <w:rPr>
          <w:color w:val="000000" w:themeColor="text1"/>
        </w:rPr>
      </w:pPr>
      <w:r w:rsidRPr="006A604D">
        <w:rPr>
          <w:color w:val="000000" w:themeColor="text1"/>
        </w:rPr>
        <w:t>static1  Static   master   up     22:28:57</w:t>
      </w:r>
    </w:p>
    <w:p w14:paraId="1418221A" w14:textId="77777777" w:rsidR="003B2BDF" w:rsidRPr="006A604D" w:rsidRDefault="003B2BDF" w:rsidP="006A604D">
      <w:pPr>
        <w:pStyle w:val="Code"/>
        <w:rPr>
          <w:color w:val="000000" w:themeColor="text1"/>
        </w:rPr>
      </w:pPr>
      <w:r w:rsidRPr="006A604D">
        <w:rPr>
          <w:color w:val="000000" w:themeColor="text1"/>
        </w:rPr>
        <w:t>device1  Device   master   up     22:28:57</w:t>
      </w:r>
    </w:p>
    <w:p w14:paraId="7CE0FDEF" w14:textId="77777777" w:rsidR="003B2BDF" w:rsidRPr="006A604D" w:rsidRDefault="003B2BDF" w:rsidP="006A604D">
      <w:pPr>
        <w:pStyle w:val="Code"/>
        <w:rPr>
          <w:color w:val="000000" w:themeColor="text1"/>
        </w:rPr>
      </w:pPr>
      <w:r w:rsidRPr="006A604D">
        <w:rPr>
          <w:color w:val="000000" w:themeColor="text1"/>
        </w:rPr>
        <w:t>neighbor_v4_1 BGP      master   up     22:29:58    Established</w:t>
      </w:r>
    </w:p>
    <w:p w14:paraId="5E7AA665" w14:textId="77777777" w:rsidR="003B2BDF" w:rsidRPr="003B2BDF" w:rsidRDefault="003B2BDF" w:rsidP="006A604D">
      <w:pPr>
        <w:pStyle w:val="Code"/>
      </w:pPr>
      <w:r w:rsidRPr="006A604D">
        <w:rPr>
          <w:color w:val="000000" w:themeColor="text1"/>
        </w:rPr>
        <w:t>neighbor_v4_2 BGP      master   up     22:31:01    Established</w:t>
      </w:r>
    </w:p>
    <w:p w14:paraId="65BDF72D" w14:textId="224E522D" w:rsidR="00A74E81" w:rsidRPr="003B2BDF" w:rsidRDefault="003B2BDF" w:rsidP="006A604D">
      <w:pPr>
        <w:pStyle w:val="Code"/>
        <w:rPr>
          <w:color w:val="FF0000"/>
        </w:rPr>
      </w:pPr>
      <w:r w:rsidRPr="003B2BDF">
        <w:rPr>
          <w:color w:val="FF0000"/>
        </w:rPr>
        <w:t>neighbor_v4_3 BGP      master   up     22:29:47    Established</w:t>
      </w:r>
    </w:p>
    <w:p w14:paraId="2D29F3CD" w14:textId="4C6F2587" w:rsidR="009F64DA" w:rsidRPr="00461063" w:rsidRDefault="00A934B3" w:rsidP="00736550">
      <w:pPr>
        <w:pStyle w:val="Heading1"/>
      </w:pPr>
      <w:bookmarkStart w:id="125" w:name="_Toc100827434"/>
      <w:r>
        <w:t>Deploy Sample NGINX Back-end Web Servers</w:t>
      </w:r>
      <w:bookmarkEnd w:id="125"/>
      <w:r>
        <w:t xml:space="preserve"> </w:t>
      </w:r>
    </w:p>
    <w:p w14:paraId="642A0D05" w14:textId="60498ACD" w:rsidR="00372025" w:rsidRPr="00372025" w:rsidRDefault="00372025" w:rsidP="006A604D">
      <w:pPr>
        <w:pStyle w:val="Body"/>
      </w:pPr>
      <w:r>
        <w:t>In this section, you will deploy two new Metal instances that will host the Nginx web servers.</w:t>
      </w:r>
      <w:r w:rsidR="006B6241">
        <w:t xml:space="preserve"> </w:t>
      </w:r>
      <w:r>
        <w:t>The process to deploy and configure these two new Ubuntu instances is similar to the two servers you deployed in previous steps.</w:t>
      </w:r>
      <w:r w:rsidR="006B6241">
        <w:t xml:space="preserve"> </w:t>
      </w:r>
    </w:p>
    <w:p w14:paraId="13B226FB" w14:textId="2829BC50" w:rsidR="00372025" w:rsidRPr="00372025" w:rsidRDefault="00F83A31" w:rsidP="00736550">
      <w:pPr>
        <w:pStyle w:val="Heading2"/>
      </w:pPr>
      <w:bookmarkStart w:id="126" w:name="_Toc100827435"/>
      <w:r>
        <w:lastRenderedPageBreak/>
        <w:t>Deploy</w:t>
      </w:r>
      <w:r w:rsidR="008108D1" w:rsidRPr="0066018E">
        <w:t xml:space="preserve"> </w:t>
      </w:r>
      <w:r w:rsidR="00461063">
        <w:t>M</w:t>
      </w:r>
      <w:r w:rsidR="008108D1" w:rsidRPr="0066018E">
        <w:t>etal Ubuntu instances</w:t>
      </w:r>
      <w:bookmarkEnd w:id="126"/>
      <w:r w:rsidR="008108D1" w:rsidRPr="0066018E">
        <w:t xml:space="preserve"> </w:t>
      </w:r>
    </w:p>
    <w:p w14:paraId="1AA53EBB" w14:textId="4EE733D3" w:rsidR="008108D1" w:rsidRDefault="00372025" w:rsidP="006A604D">
      <w:pPr>
        <w:pStyle w:val="Body"/>
      </w:pPr>
      <w:r>
        <w:t>D</w:t>
      </w:r>
      <w:r w:rsidR="00F83A31">
        <w:t xml:space="preserve">eploy </w:t>
      </w:r>
      <w:r w:rsidR="008108D1" w:rsidRPr="0066018E">
        <w:t xml:space="preserve">two (2) </w:t>
      </w:r>
      <w:r w:rsidR="002A6472">
        <w:t xml:space="preserve">additional </w:t>
      </w:r>
      <w:r w:rsidR="008108D1" w:rsidRPr="0066018E">
        <w:t xml:space="preserve">Ubuntu 20.04 LTS </w:t>
      </w:r>
      <w:r w:rsidR="008108D1">
        <w:t xml:space="preserve">on-demand </w:t>
      </w:r>
      <w:r w:rsidR="008108D1" w:rsidRPr="0066018E">
        <w:t xml:space="preserve">Metal Instances. Select a size that supports hybrid and layer 2 networking modes (servers with 2x 10gbps ports); provide names </w:t>
      </w:r>
      <w:r w:rsidR="008108D1">
        <w:t xml:space="preserve">and populate the </w:t>
      </w:r>
      <w:r w:rsidR="008108D1">
        <w:rPr>
          <w:b/>
          <w:bCs/>
        </w:rPr>
        <w:t xml:space="preserve">Add User Data </w:t>
      </w:r>
      <w:r w:rsidR="008108D1">
        <w:t>section (see below).</w:t>
      </w:r>
      <w:r w:rsidR="006B6241">
        <w:t xml:space="preserve"> </w:t>
      </w:r>
    </w:p>
    <w:p w14:paraId="4E961D54" w14:textId="77777777" w:rsidR="008108D1" w:rsidRDefault="008108D1" w:rsidP="00736550">
      <w:pPr>
        <w:pStyle w:val="Heading2"/>
      </w:pPr>
      <w:bookmarkStart w:id="127" w:name="_Toc100827436"/>
      <w:r>
        <w:t>Populate user data section</w:t>
      </w:r>
      <w:bookmarkEnd w:id="127"/>
    </w:p>
    <w:p w14:paraId="6FEFFF92" w14:textId="47143003" w:rsidR="008108D1" w:rsidRDefault="008108D1" w:rsidP="006A604D">
      <w:pPr>
        <w:pStyle w:val="Body"/>
      </w:pPr>
      <w:r w:rsidRPr="00F452CE">
        <w:t>Equinix Metal supports cloud-init functionality which, among other things, allows for files to be written and packages to be installed during the initial startup phase of Ubuntu.</w:t>
      </w:r>
      <w:r w:rsidR="006B6241">
        <w:t xml:space="preserve"> </w:t>
      </w:r>
      <w:r>
        <w:t xml:space="preserve">On the Metal server deployment page, enable the </w:t>
      </w:r>
      <w:r>
        <w:rPr>
          <w:b/>
          <w:bCs/>
        </w:rPr>
        <w:t xml:space="preserve">Add User Data </w:t>
      </w:r>
      <w:r>
        <w:t>section and populate with the following:</w:t>
      </w:r>
    </w:p>
    <w:p w14:paraId="758E0A64" w14:textId="77777777" w:rsidR="008108D1" w:rsidRPr="006D4578" w:rsidRDefault="008108D1" w:rsidP="006A604D">
      <w:pPr>
        <w:pStyle w:val="Code"/>
      </w:pPr>
      <w:r w:rsidRPr="006D4578">
        <w:t>#cloud-config</w:t>
      </w:r>
    </w:p>
    <w:p w14:paraId="6531A007" w14:textId="77777777" w:rsidR="008108D1" w:rsidRPr="006D4578" w:rsidRDefault="008108D1" w:rsidP="006A604D">
      <w:pPr>
        <w:pStyle w:val="Code"/>
      </w:pPr>
    </w:p>
    <w:p w14:paraId="3BD51691" w14:textId="77777777" w:rsidR="008108D1" w:rsidRPr="006D4578" w:rsidRDefault="008108D1" w:rsidP="006A604D">
      <w:pPr>
        <w:pStyle w:val="Code"/>
      </w:pPr>
      <w:r w:rsidRPr="006D4578">
        <w:t>package_upgrade: true</w:t>
      </w:r>
    </w:p>
    <w:p w14:paraId="78CF9356" w14:textId="77777777" w:rsidR="008108D1" w:rsidRPr="006D4578" w:rsidRDefault="008108D1" w:rsidP="006A604D">
      <w:pPr>
        <w:pStyle w:val="Code"/>
      </w:pPr>
    </w:p>
    <w:p w14:paraId="4E544234" w14:textId="77777777" w:rsidR="008108D1" w:rsidRPr="006D4578" w:rsidRDefault="008108D1" w:rsidP="006A604D">
      <w:pPr>
        <w:pStyle w:val="Code"/>
      </w:pPr>
      <w:r w:rsidRPr="006D4578">
        <w:t>packages:</w:t>
      </w:r>
    </w:p>
    <w:p w14:paraId="117C9764" w14:textId="70BEA376" w:rsidR="008108D1" w:rsidRPr="006D4578" w:rsidRDefault="008108D1" w:rsidP="006A604D">
      <w:pPr>
        <w:pStyle w:val="Code"/>
      </w:pPr>
      <w:r w:rsidRPr="006D4578">
        <w:t xml:space="preserve">    - </w:t>
      </w:r>
      <w:r>
        <w:t>nginx</w:t>
      </w:r>
    </w:p>
    <w:p w14:paraId="301DF99D" w14:textId="1FA07F63" w:rsidR="008108D1" w:rsidRPr="008108D1" w:rsidRDefault="008108D1" w:rsidP="006A604D">
      <w:pPr>
        <w:pStyle w:val="Body"/>
      </w:pPr>
      <w:r>
        <w:t xml:space="preserve">After populating the </w:t>
      </w:r>
      <w:r>
        <w:rPr>
          <w:b/>
          <w:bCs/>
        </w:rPr>
        <w:t xml:space="preserve">Add User Data </w:t>
      </w:r>
      <w:r>
        <w:t xml:space="preserve">section, press the </w:t>
      </w:r>
      <w:r>
        <w:rPr>
          <w:b/>
          <w:bCs/>
        </w:rPr>
        <w:t xml:space="preserve">Deploy Now </w:t>
      </w:r>
      <w:r>
        <w:t>button to begin the deployment process.</w:t>
      </w:r>
      <w:r w:rsidR="006B6241">
        <w:t xml:space="preserve"> </w:t>
      </w:r>
      <w:r>
        <w:t>It can take a few minutes after the servers are available in the dashboard for all the packages to be installed and for the servers to be fully available and ready to be configured.</w:t>
      </w:r>
      <w:r w:rsidR="006B6241">
        <w:t xml:space="preserve"> </w:t>
      </w:r>
      <w:r>
        <w:t>If you find that a package defined to be installed is not, wait a few minutes and check again.</w:t>
      </w:r>
    </w:p>
    <w:p w14:paraId="39A3FCDC" w14:textId="77777777" w:rsidR="008108D1" w:rsidRPr="006A604D" w:rsidRDefault="008108D1" w:rsidP="00736550">
      <w:pPr>
        <w:pStyle w:val="Heading2"/>
      </w:pPr>
      <w:bookmarkStart w:id="128" w:name="_Toc100827437"/>
      <w:r w:rsidRPr="006A604D">
        <w:t>Convert Metal network</w:t>
      </w:r>
      <w:bookmarkEnd w:id="128"/>
      <w:r w:rsidRPr="006A604D">
        <w:t xml:space="preserve"> </w:t>
      </w:r>
    </w:p>
    <w:p w14:paraId="0BA06233" w14:textId="1E357CFC" w:rsidR="00461063" w:rsidRDefault="008108D1" w:rsidP="006A604D">
      <w:pPr>
        <w:pStyle w:val="Body"/>
      </w:pPr>
      <w:r>
        <w:t>When a Metal instance is first deployed, the two NICs are connected to two different switches, bonded together in to a single, logical interface and support layer 3 only.</w:t>
      </w:r>
      <w:r w:rsidR="006B6241">
        <w:t xml:space="preserve"> </w:t>
      </w:r>
      <w:r>
        <w:t xml:space="preserve">To support the layer 2 VLANs needed for BIG-IP deployment, the Metal network configuration needs to be converted to </w:t>
      </w:r>
      <w:r w:rsidRPr="0066399B">
        <w:rPr>
          <w:b/>
          <w:bCs/>
        </w:rPr>
        <w:t>hybrid bonded</w:t>
      </w:r>
      <w:r>
        <w:t xml:space="preserve"> which supports both layer 2 and layer 3 networking. </w:t>
      </w:r>
      <w:r w:rsidR="00461063">
        <w:br/>
      </w:r>
      <w:r w:rsidR="00461063">
        <w:br/>
        <w:t>As a part of the network conversion process, you will have to assign one of the VLANs you created earlier and, for these servers, select the VLAN you defined earlier for the internal network.</w:t>
      </w:r>
    </w:p>
    <w:p w14:paraId="50D02ACE" w14:textId="77777777" w:rsidR="00461063" w:rsidRPr="0066018E" w:rsidRDefault="00461063" w:rsidP="00736550">
      <w:pPr>
        <w:pStyle w:val="Heading2"/>
        <w:rPr>
          <w:rFonts w:ascii="Times New Roman" w:hAnsi="Times New Roman"/>
        </w:rPr>
      </w:pPr>
      <w:bookmarkStart w:id="129" w:name="_Toc100827438"/>
      <w:r w:rsidRPr="0066018E">
        <w:t>Modify instance network configuration</w:t>
      </w:r>
      <w:bookmarkEnd w:id="129"/>
      <w:r w:rsidRPr="0066018E">
        <w:t xml:space="preserve"> </w:t>
      </w:r>
    </w:p>
    <w:p w14:paraId="70DF841A" w14:textId="33C24167" w:rsidR="00461063" w:rsidRDefault="00461063" w:rsidP="006A604D">
      <w:pPr>
        <w:pStyle w:val="Body"/>
      </w:pPr>
      <w:r w:rsidRPr="0066018E">
        <w:t>Edit the interfaces configuration file</w:t>
      </w:r>
      <w:r>
        <w:t xml:space="preserve"> and append the interface configuration commands to the bottom of the file, adjusting the new interface name to match your assigned VLAN number.</w:t>
      </w:r>
      <w:r w:rsidR="006B6241">
        <w:t xml:space="preserve"> </w:t>
      </w:r>
      <w:r>
        <w:t>Be sure to use different RFC1918 IP addresses for each Ubuntu instance, while making sure that the matching interfaces are in the same subnet.</w:t>
      </w:r>
    </w:p>
    <w:p w14:paraId="564210D5" w14:textId="77777777" w:rsidR="00461063" w:rsidRPr="0066018E" w:rsidRDefault="00461063" w:rsidP="006A604D">
      <w:pPr>
        <w:pStyle w:val="Body"/>
        <w:rPr>
          <w:b/>
          <w:bCs/>
          <w:u w:val="single"/>
        </w:rPr>
      </w:pPr>
      <w:r w:rsidRPr="00252A10">
        <w:rPr>
          <w:b/>
          <w:bCs/>
          <w:u w:val="single"/>
        </w:rPr>
        <w:t>Ubuntu #1</w:t>
      </w:r>
    </w:p>
    <w:p w14:paraId="6D89A45B" w14:textId="3E744897" w:rsidR="00461063" w:rsidRDefault="00461063" w:rsidP="006A604D">
      <w:pPr>
        <w:pStyle w:val="Code"/>
      </w:pPr>
      <w:r>
        <w:t>vi</w:t>
      </w:r>
      <w:r w:rsidRPr="0066018E">
        <w:t xml:space="preserve"> /etc/network/interfaces</w:t>
      </w:r>
    </w:p>
    <w:p w14:paraId="042B369F" w14:textId="660201F1" w:rsidR="00E94F24" w:rsidRPr="00E94F24" w:rsidRDefault="00E94F24" w:rsidP="006A604D">
      <w:pPr>
        <w:pStyle w:val="Code"/>
        <w:rPr>
          <w:sz w:val="16"/>
          <w:szCs w:val="16"/>
        </w:rPr>
      </w:pPr>
      <w:r>
        <w:rPr>
          <w:rFonts w:ascii="AppleSystemUIFont" w:hAnsi="AppleSystemUIFont" w:cs="AppleSystemUIFont"/>
          <w:sz w:val="26"/>
          <w:szCs w:val="26"/>
        </w:rPr>
        <w:br/>
      </w:r>
      <w:r w:rsidRPr="00E94F24">
        <w:rPr>
          <w:sz w:val="16"/>
          <w:szCs w:val="16"/>
        </w:rPr>
        <w:t>auto bond0.1002</w:t>
      </w:r>
    </w:p>
    <w:p w14:paraId="08DB3401" w14:textId="77777777" w:rsidR="00E94F24" w:rsidRPr="00E94F24" w:rsidRDefault="00E94F24" w:rsidP="006A604D">
      <w:pPr>
        <w:pStyle w:val="Code"/>
        <w:rPr>
          <w:sz w:val="16"/>
          <w:szCs w:val="16"/>
        </w:rPr>
      </w:pPr>
      <w:r w:rsidRPr="00E94F24">
        <w:rPr>
          <w:sz w:val="16"/>
          <w:szCs w:val="16"/>
        </w:rPr>
        <w:t>iface bond0.1002 inet static</w:t>
      </w:r>
    </w:p>
    <w:p w14:paraId="5C66AD5A" w14:textId="77777777" w:rsidR="00E94F24" w:rsidRPr="00E94F24" w:rsidRDefault="00E94F24" w:rsidP="006A604D">
      <w:pPr>
        <w:pStyle w:val="Code"/>
        <w:rPr>
          <w:sz w:val="16"/>
          <w:szCs w:val="16"/>
        </w:rPr>
      </w:pPr>
      <w:r w:rsidRPr="00E94F24">
        <w:rPr>
          <w:sz w:val="16"/>
          <w:szCs w:val="16"/>
        </w:rPr>
        <w:lastRenderedPageBreak/>
        <w:t>address 192.168.20.100</w:t>
      </w:r>
    </w:p>
    <w:p w14:paraId="6A154F3A" w14:textId="77777777" w:rsidR="00E94F24" w:rsidRPr="00E94F24" w:rsidRDefault="00E94F24" w:rsidP="006A604D">
      <w:pPr>
        <w:pStyle w:val="Code"/>
        <w:rPr>
          <w:sz w:val="16"/>
          <w:szCs w:val="16"/>
        </w:rPr>
      </w:pPr>
      <w:r w:rsidRPr="00E94F24">
        <w:rPr>
          <w:sz w:val="16"/>
          <w:szCs w:val="16"/>
        </w:rPr>
        <w:t>netmask 255.255.255.0</w:t>
      </w:r>
    </w:p>
    <w:p w14:paraId="4E8D55BC" w14:textId="77777777" w:rsidR="00E94F24" w:rsidRPr="00E94F24" w:rsidRDefault="00E94F24" w:rsidP="006A604D">
      <w:pPr>
        <w:pStyle w:val="Code"/>
        <w:rPr>
          <w:sz w:val="16"/>
          <w:szCs w:val="16"/>
        </w:rPr>
      </w:pPr>
      <w:r w:rsidRPr="00E94F24">
        <w:rPr>
          <w:sz w:val="16"/>
          <w:szCs w:val="16"/>
        </w:rPr>
        <w:t>pre-up sleep 5</w:t>
      </w:r>
    </w:p>
    <w:p w14:paraId="5EF544E5" w14:textId="02B1471E" w:rsidR="00461063" w:rsidRPr="00A709B1" w:rsidRDefault="00E94F24" w:rsidP="006A604D">
      <w:pPr>
        <w:pStyle w:val="Code"/>
        <w:rPr>
          <w:sz w:val="16"/>
          <w:szCs w:val="16"/>
        </w:rPr>
      </w:pPr>
      <w:r w:rsidRPr="00E94F24">
        <w:rPr>
          <w:sz w:val="16"/>
          <w:szCs w:val="16"/>
        </w:rPr>
        <w:t>vlan-raw-device bond0</w:t>
      </w:r>
    </w:p>
    <w:p w14:paraId="1FE05C05" w14:textId="77777777" w:rsidR="00461063" w:rsidRPr="006A604D" w:rsidRDefault="00461063" w:rsidP="006A604D">
      <w:pPr>
        <w:pStyle w:val="Body"/>
        <w:rPr>
          <w:b/>
          <w:bCs/>
          <w:u w:val="single"/>
        </w:rPr>
      </w:pPr>
      <w:r w:rsidRPr="006A604D">
        <w:rPr>
          <w:b/>
          <w:bCs/>
          <w:u w:val="single"/>
        </w:rPr>
        <w:t>Ubuntu #2</w:t>
      </w:r>
    </w:p>
    <w:p w14:paraId="7D36E030" w14:textId="77777777" w:rsidR="00461063" w:rsidRPr="00252A10" w:rsidRDefault="00461063" w:rsidP="006A604D">
      <w:pPr>
        <w:pStyle w:val="Code"/>
      </w:pPr>
      <w:r>
        <w:t>vi</w:t>
      </w:r>
      <w:r w:rsidRPr="0066018E">
        <w:t xml:space="preserve"> /etc/network/interfaces</w:t>
      </w:r>
    </w:p>
    <w:p w14:paraId="3D43905E" w14:textId="77777777" w:rsidR="00461063" w:rsidRPr="0066018E" w:rsidRDefault="00461063" w:rsidP="006A604D">
      <w:pPr>
        <w:pStyle w:val="Code"/>
      </w:pPr>
    </w:p>
    <w:p w14:paraId="29E55189" w14:textId="77777777" w:rsidR="00E94F24" w:rsidRPr="00E94F24" w:rsidRDefault="00E94F24" w:rsidP="006A604D">
      <w:pPr>
        <w:pStyle w:val="Code"/>
      </w:pPr>
      <w:r w:rsidRPr="00E94F24">
        <w:t>auto bond0.1002</w:t>
      </w:r>
    </w:p>
    <w:p w14:paraId="5D75B8E1" w14:textId="77777777" w:rsidR="00E94F24" w:rsidRPr="00E94F24" w:rsidRDefault="00E94F24" w:rsidP="006A604D">
      <w:pPr>
        <w:pStyle w:val="Code"/>
      </w:pPr>
      <w:r w:rsidRPr="00E94F24">
        <w:t>iface bond0.1002 inet static</w:t>
      </w:r>
    </w:p>
    <w:p w14:paraId="08426DDA" w14:textId="1A4A1C79" w:rsidR="00E94F24" w:rsidRPr="00E94F24" w:rsidRDefault="00E94F24" w:rsidP="006A604D">
      <w:pPr>
        <w:pStyle w:val="Code"/>
      </w:pPr>
      <w:r w:rsidRPr="00E94F24">
        <w:t>address 192.168.20.1</w:t>
      </w:r>
      <w:r>
        <w:t>1</w:t>
      </w:r>
      <w:r w:rsidRPr="00E94F24">
        <w:t>0</w:t>
      </w:r>
    </w:p>
    <w:p w14:paraId="777CFD10" w14:textId="77777777" w:rsidR="00E94F24" w:rsidRPr="00E94F24" w:rsidRDefault="00E94F24" w:rsidP="006A604D">
      <w:pPr>
        <w:pStyle w:val="Code"/>
      </w:pPr>
      <w:r w:rsidRPr="00E94F24">
        <w:t>netmask 255.255.255.0</w:t>
      </w:r>
    </w:p>
    <w:p w14:paraId="110549D9" w14:textId="77777777" w:rsidR="00E94F24" w:rsidRPr="00E94F24" w:rsidRDefault="00E94F24" w:rsidP="006A604D">
      <w:pPr>
        <w:pStyle w:val="Code"/>
      </w:pPr>
      <w:r w:rsidRPr="00E94F24">
        <w:t>pre-up sleep 5</w:t>
      </w:r>
    </w:p>
    <w:p w14:paraId="6F81D0D0" w14:textId="47B991C6" w:rsidR="00461063" w:rsidRPr="00E94F24" w:rsidRDefault="00E94F24" w:rsidP="006A604D">
      <w:pPr>
        <w:pStyle w:val="Code"/>
      </w:pPr>
      <w:r w:rsidRPr="00E94F24">
        <w:t>vlan-raw-device bond0</w:t>
      </w:r>
    </w:p>
    <w:p w14:paraId="6234AA3B" w14:textId="77777777" w:rsidR="00461063" w:rsidRPr="00F55669" w:rsidRDefault="00461063" w:rsidP="006A604D">
      <w:pPr>
        <w:pStyle w:val="Body"/>
        <w:rPr>
          <w:rFonts w:ascii="Times New Roman" w:hAnsi="Times New Roman"/>
        </w:rPr>
      </w:pPr>
      <w:r w:rsidRPr="00F55669">
        <w:t xml:space="preserve">Restart networking services to enable the new configuration. </w:t>
      </w:r>
    </w:p>
    <w:p w14:paraId="19737E37" w14:textId="77777777" w:rsidR="00461063" w:rsidRDefault="00461063" w:rsidP="006A604D">
      <w:pPr>
        <w:pStyle w:val="Code"/>
      </w:pPr>
      <w:r w:rsidRPr="00F55669">
        <w:t xml:space="preserve">  </w:t>
      </w:r>
      <w:r>
        <w:t>systemctl restart networking</w:t>
      </w:r>
    </w:p>
    <w:p w14:paraId="7EBDC337" w14:textId="77777777" w:rsidR="00461063" w:rsidRDefault="00461063" w:rsidP="006A604D">
      <w:pPr>
        <w:pStyle w:val="Code"/>
      </w:pPr>
    </w:p>
    <w:p w14:paraId="3D0C5DFA" w14:textId="10D4DB31" w:rsidR="00182BCB" w:rsidRDefault="00461063" w:rsidP="006A604D">
      <w:pPr>
        <w:pStyle w:val="Body"/>
      </w:pPr>
      <w:r>
        <w:t>Next, v</w:t>
      </w:r>
      <w:r w:rsidRPr="00AB1943">
        <w:t xml:space="preserve">alidate communication between the </w:t>
      </w:r>
      <w:r>
        <w:t>Ubuntu</w:t>
      </w:r>
      <w:r w:rsidRPr="00AB1943">
        <w:t xml:space="preserve"> </w:t>
      </w:r>
      <w:r>
        <w:t xml:space="preserve">servers </w:t>
      </w:r>
      <w:r w:rsidR="00E94F24">
        <w:t>a</w:t>
      </w:r>
      <w:r w:rsidR="00E14DF8">
        <w:t xml:space="preserve">nd the BIG-IP instances by pinging the BIG-IP internal VLAN IP addresses: </w:t>
      </w:r>
      <w:r w:rsidR="00E14DF8" w:rsidRPr="00156574">
        <w:rPr>
          <w:b/>
          <w:bCs/>
          <w:rPrChange w:id="130" w:author="Scott Fields" w:date="2022-04-14T11:12:00Z">
            <w:rPr/>
          </w:rPrChange>
        </w:rPr>
        <w:t>192.168.20.11</w:t>
      </w:r>
      <w:r w:rsidR="00E14DF8">
        <w:t xml:space="preserve"> &amp; </w:t>
      </w:r>
      <w:r w:rsidR="00E14DF8" w:rsidRPr="00156574">
        <w:rPr>
          <w:b/>
          <w:bCs/>
          <w:rPrChange w:id="131" w:author="Scott Fields" w:date="2022-04-14T11:12:00Z">
            <w:rPr/>
          </w:rPrChange>
        </w:rPr>
        <w:t>192.168.20.21</w:t>
      </w:r>
      <w:r w:rsidR="00E14DF8">
        <w:t>.</w:t>
      </w:r>
    </w:p>
    <w:p w14:paraId="54F6BF9A" w14:textId="31876F91" w:rsidR="00182BCB" w:rsidRDefault="00182BCB" w:rsidP="00736550">
      <w:pPr>
        <w:pStyle w:val="Heading1"/>
        <w:rPr>
          <w:sz w:val="18"/>
          <w:szCs w:val="18"/>
        </w:rPr>
      </w:pPr>
      <w:bookmarkStart w:id="132" w:name="_Toc100827439"/>
      <w:r>
        <w:t>Test Deployment</w:t>
      </w:r>
      <w:bookmarkEnd w:id="132"/>
    </w:p>
    <w:p w14:paraId="36F0CC20" w14:textId="5F8B90E8" w:rsidR="00182BCB" w:rsidRDefault="00182BCB" w:rsidP="006A604D">
      <w:pPr>
        <w:pStyle w:val="Body"/>
      </w:pPr>
      <w:r>
        <w:t>At this point, you can test the entire deployment by pointing a web browser to the virtual server IP address that was defined earlier when you allocated an elastic IP address block for it:</w:t>
      </w:r>
    </w:p>
    <w:p w14:paraId="0842F325" w14:textId="0AB25D6B" w:rsidR="00182BCB" w:rsidRPr="00DE1F0D" w:rsidRDefault="00CF373E" w:rsidP="00CF373E">
      <w:pPr>
        <w:pStyle w:val="Code"/>
        <w:rPr>
          <w:color w:val="000000" w:themeColor="text1"/>
        </w:rPr>
      </w:pPr>
      <w:r w:rsidRPr="00DE1F0D">
        <w:rPr>
          <w:color w:val="000000" w:themeColor="text1"/>
        </w:rPr>
        <w:t>http://&lt;elastic</w:t>
      </w:r>
      <w:r w:rsidR="00182BCB" w:rsidRPr="00DE1F0D">
        <w:rPr>
          <w:color w:val="000000" w:themeColor="text1"/>
        </w:rPr>
        <w:t xml:space="preserve"> IP address block&gt;/</w:t>
      </w:r>
    </w:p>
    <w:p w14:paraId="46D26894" w14:textId="02C3D7A3" w:rsidR="00182BCB" w:rsidRDefault="00182BCB" w:rsidP="009B25C9">
      <w:pPr>
        <w:pStyle w:val="Body"/>
      </w:pPr>
      <w:r>
        <w:t xml:space="preserve">Congratulations! You now have a cluster that routes traffic evenly between web servers and is capable of failing over to a </w:t>
      </w:r>
      <w:r w:rsidR="00C8213E">
        <w:t>standby</w:t>
      </w:r>
      <w:r>
        <w:t xml:space="preserve"> system for high availability</w:t>
      </w:r>
      <w:r w:rsidR="00C8213E">
        <w:t>.</w:t>
      </w:r>
    </w:p>
    <w:sectPr w:rsidR="00182BCB" w:rsidSect="0018192D">
      <w:headerReference w:type="default" r:id="rId19"/>
      <w:footerReference w:type="even" r:id="rId20"/>
      <w:footerReference w:type="default" r:id="rId21"/>
      <w:pgSz w:w="12240" w:h="15840"/>
      <w:pgMar w:top="1440" w:right="1440" w:bottom="1440" w:left="1440" w:header="720" w:footer="333"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8F6840" w14:textId="77777777" w:rsidR="003D2F37" w:rsidRDefault="003D2F37" w:rsidP="00701542">
      <w:r>
        <w:separator/>
      </w:r>
    </w:p>
  </w:endnote>
  <w:endnote w:type="continuationSeparator" w:id="0">
    <w:p w14:paraId="12F2B069" w14:textId="77777777" w:rsidR="003D2F37" w:rsidRDefault="003D2F37" w:rsidP="007015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MT">
    <w:altName w:val="Arial"/>
    <w:panose1 w:val="020B0604020202020204"/>
    <w:charset w:val="00"/>
    <w:family w:val="roman"/>
    <w:pitch w:val="default"/>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bletGothic">
    <w:altName w:val="Corbel"/>
    <w:panose1 w:val="020B0604020202020204"/>
    <w:charset w:val="00"/>
    <w:family w:val="auto"/>
    <w:pitch w:val="variable"/>
    <w:sig w:usb0="00000001" w:usb1="4000205B" w:usb2="00000000" w:usb3="00000000" w:csb0="00000093"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TabletGothic-Bold">
    <w:altName w:val="Calibri"/>
    <w:panose1 w:val="020B0604020202020204"/>
    <w:charset w:val="00"/>
    <w:family w:val="auto"/>
    <w:pitch w:val="variable"/>
    <w:sig w:usb0="A00000AF" w:usb1="4000205B" w:usb2="00000000" w:usb3="00000000" w:csb0="00000193" w:csb1="00000000"/>
  </w:font>
  <w:font w:name="TabletGothic-SemiBold">
    <w:panose1 w:val="020B0604020202020204"/>
    <w:charset w:val="00"/>
    <w:family w:val="auto"/>
    <w:pitch w:val="variable"/>
    <w:sig w:usb0="00000003" w:usb1="00000000" w:usb2="00000000" w:usb3="00000000" w:csb0="00000001" w:csb1="00000000"/>
  </w:font>
  <w:font w:name="TabletGothic-Light">
    <w:panose1 w:val="020B0604020202020204"/>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14228786"/>
      <w:docPartObj>
        <w:docPartGallery w:val="Page Numbers (Bottom of Page)"/>
        <w:docPartUnique/>
      </w:docPartObj>
    </w:sdtPr>
    <w:sdtEndPr>
      <w:rPr>
        <w:rStyle w:val="PageNumber"/>
      </w:rPr>
    </w:sdtEndPr>
    <w:sdtContent>
      <w:p w14:paraId="7F1BEFED" w14:textId="6DC30A82" w:rsidR="0018192D" w:rsidRDefault="0018192D" w:rsidP="002D02B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767122" w14:textId="77777777" w:rsidR="0018192D" w:rsidRDefault="0018192D" w:rsidP="0018192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8"/>
        <w:szCs w:val="18"/>
      </w:rPr>
      <w:id w:val="1644619369"/>
      <w:docPartObj>
        <w:docPartGallery w:val="Page Numbers (Bottom of Page)"/>
        <w:docPartUnique/>
      </w:docPartObj>
    </w:sdtPr>
    <w:sdtEndPr>
      <w:rPr>
        <w:rStyle w:val="PageNumber"/>
      </w:rPr>
    </w:sdtEndPr>
    <w:sdtContent>
      <w:p w14:paraId="2803FE62" w14:textId="02383AE8" w:rsidR="0018192D" w:rsidRPr="0018192D" w:rsidRDefault="0018192D" w:rsidP="002D02B8">
        <w:pPr>
          <w:pStyle w:val="Footer"/>
          <w:framePr w:wrap="none" w:vAnchor="text" w:hAnchor="margin" w:xAlign="right" w:y="1"/>
          <w:rPr>
            <w:rStyle w:val="PageNumber"/>
            <w:rFonts w:ascii="Arial" w:hAnsi="Arial" w:cs="Arial"/>
            <w:sz w:val="18"/>
            <w:szCs w:val="18"/>
          </w:rPr>
        </w:pPr>
        <w:r>
          <w:rPr>
            <w:rStyle w:val="PageNumber"/>
            <w:rFonts w:ascii="Arial" w:hAnsi="Arial" w:cs="Arial"/>
            <w:sz w:val="18"/>
            <w:szCs w:val="18"/>
          </w:rPr>
          <w:t xml:space="preserve">Page </w:t>
        </w:r>
        <w:r w:rsidRPr="0018192D">
          <w:rPr>
            <w:rStyle w:val="PageNumber"/>
            <w:rFonts w:ascii="Arial" w:hAnsi="Arial" w:cs="Arial"/>
            <w:sz w:val="18"/>
            <w:szCs w:val="18"/>
          </w:rPr>
          <w:fldChar w:fldCharType="begin"/>
        </w:r>
        <w:r w:rsidRPr="0018192D">
          <w:rPr>
            <w:rStyle w:val="PageNumber"/>
            <w:rFonts w:ascii="Arial" w:hAnsi="Arial" w:cs="Arial"/>
            <w:sz w:val="18"/>
            <w:szCs w:val="18"/>
          </w:rPr>
          <w:instrText xml:space="preserve"> PAGE </w:instrText>
        </w:r>
        <w:r w:rsidRPr="0018192D">
          <w:rPr>
            <w:rStyle w:val="PageNumber"/>
            <w:rFonts w:ascii="Arial" w:hAnsi="Arial" w:cs="Arial"/>
            <w:sz w:val="18"/>
            <w:szCs w:val="18"/>
          </w:rPr>
          <w:fldChar w:fldCharType="separate"/>
        </w:r>
        <w:r w:rsidRPr="0018192D">
          <w:rPr>
            <w:rStyle w:val="PageNumber"/>
            <w:rFonts w:ascii="Arial" w:hAnsi="Arial" w:cs="Arial"/>
            <w:noProof/>
            <w:sz w:val="18"/>
            <w:szCs w:val="18"/>
          </w:rPr>
          <w:t>23</w:t>
        </w:r>
        <w:r w:rsidRPr="0018192D">
          <w:rPr>
            <w:rStyle w:val="PageNumber"/>
            <w:rFonts w:ascii="Arial" w:hAnsi="Arial" w:cs="Arial"/>
            <w:sz w:val="18"/>
            <w:szCs w:val="18"/>
          </w:rPr>
          <w:fldChar w:fldCharType="end"/>
        </w:r>
      </w:p>
    </w:sdtContent>
  </w:sdt>
  <w:p w14:paraId="1D566D02" w14:textId="425A8A26" w:rsidR="0018192D" w:rsidRDefault="0018192D" w:rsidP="0018192D">
    <w:pPr>
      <w:pStyle w:val="Footer"/>
      <w:ind w:right="360"/>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FFACA" w14:textId="77777777" w:rsidR="003D2F37" w:rsidRDefault="003D2F37" w:rsidP="00701542">
      <w:r>
        <w:separator/>
      </w:r>
    </w:p>
  </w:footnote>
  <w:footnote w:type="continuationSeparator" w:id="0">
    <w:p w14:paraId="152B13D4" w14:textId="77777777" w:rsidR="003D2F37" w:rsidRDefault="003D2F37" w:rsidP="0070154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5F96B" w14:textId="28962F82" w:rsidR="00177F02" w:rsidRDefault="00177F02">
    <w:pPr>
      <w:pStyle w:val="Header"/>
    </w:pPr>
    <w:r>
      <w:rPr>
        <w:noProof/>
      </w:rPr>
      <mc:AlternateContent>
        <mc:Choice Requires="wps">
          <w:drawing>
            <wp:anchor distT="0" distB="0" distL="114300" distR="114300" simplePos="0" relativeHeight="251659264" behindDoc="1" locked="0" layoutInCell="1" allowOverlap="1" wp14:anchorId="24A95EDA" wp14:editId="10A895C2">
              <wp:simplePos x="0" y="0"/>
              <wp:positionH relativeFrom="margin">
                <wp:posOffset>0</wp:posOffset>
              </wp:positionH>
              <wp:positionV relativeFrom="page">
                <wp:posOffset>457200</wp:posOffset>
              </wp:positionV>
              <wp:extent cx="2560320" cy="307975"/>
              <wp:effectExtent l="0" t="0" r="11430" b="15875"/>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0320" cy="30797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oel="http://schemas.microsoft.com/office/2019/extlst" w="9525">
                            <a:solidFill>
                              <a:srgbClr val="000000"/>
                            </a:solidFill>
                            <a:miter lim="800000"/>
                            <a:headEnd/>
                            <a:tailEnd/>
                          </a14:hiddenLine>
                        </a:ext>
                      </a:extLst>
                    </wps:spPr>
                    <wps:txbx>
                      <w:txbxContent>
                        <w:p w14:paraId="275BCC92" w14:textId="77777777" w:rsidR="00177F02" w:rsidRPr="00387621" w:rsidRDefault="00177F02" w:rsidP="00177F02">
                          <w:pPr>
                            <w:spacing w:before="9"/>
                            <w:ind w:left="22" w:right="-20"/>
                            <w:rPr>
                              <w:rFonts w:ascii="TabletGothic" w:hAnsi="TabletGothic"/>
                              <w:sz w:val="10"/>
                              <w:szCs w:val="10"/>
                            </w:rPr>
                          </w:pPr>
                          <w:r>
                            <w:rPr>
                              <w:rFonts w:ascii="TabletGothic-Bold" w:eastAsia="TabletGothic-SemiBold" w:hAnsi="TabletGothic-Bold" w:cs="TabletGothic-SemiBold"/>
                              <w:bCs/>
                              <w:color w:val="008CD1"/>
                              <w:spacing w:val="3"/>
                              <w:sz w:val="16"/>
                              <w:szCs w:val="16"/>
                            </w:rPr>
                            <w:t>DEPLOYMENT GUIDE</w:t>
                          </w:r>
                          <w:r w:rsidRPr="00325EF2">
                            <w:rPr>
                              <w:rFonts w:ascii="TabletGothic-Bold" w:eastAsia="TabletGothic-SemiBold" w:hAnsi="TabletGothic-Bold" w:cs="TabletGothic-SemiBold"/>
                              <w:bCs/>
                              <w:color w:val="008CD1"/>
                              <w:spacing w:val="3"/>
                              <w:sz w:val="16"/>
                              <w:szCs w:val="16"/>
                            </w:rPr>
                            <w:t xml:space="preserve"> </w:t>
                          </w:r>
                        </w:p>
                        <w:p w14:paraId="7B2EF46A" w14:textId="4B7A35AE" w:rsidR="00177F02" w:rsidRPr="00AF0302" w:rsidRDefault="00AF0302" w:rsidP="00AF0302">
                          <w:pPr>
                            <w:ind w:left="20" w:right="-44"/>
                            <w:rPr>
                              <w:rFonts w:ascii="TabletGothic" w:eastAsia="TabletGothic-Light" w:hAnsi="TabletGothic" w:cs="TabletGothic-Light"/>
                              <w:sz w:val="16"/>
                              <w:szCs w:val="16"/>
                            </w:rPr>
                          </w:pPr>
                          <w:r>
                            <w:rPr>
                              <w:rFonts w:ascii="TabletGothic" w:eastAsia="TabletGothic-Light" w:hAnsi="TabletGothic" w:cs="TabletGothic-Light"/>
                              <w:color w:val="808285"/>
                              <w:spacing w:val="2"/>
                              <w:sz w:val="16"/>
                              <w:szCs w:val="16"/>
                            </w:rPr>
                            <w:t>BIG-IP on KVM on Equinix Metal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shapetype w14:anchorId="24A95EDA" id="_x0000_t202" coordsize="21600,21600" o:spt="202" path="m,l,21600r21600,l21600,xe">
              <v:stroke joinstyle="miter"/>
              <v:path gradientshapeok="t" o:connecttype="rect"/>
            </v:shapetype>
            <v:shape id="Text Box 9" o:spid="_x0000_s1026" type="#_x0000_t202" style="position:absolute;margin-left:0;margin-top:36pt;width:201.6pt;height:24.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" filled="f" stroked="f">
              <v:textbox inset="0,0,0,0">
                <w:txbxContent>
                  <w:p w14:paraId="275BCC92" w14:textId="77777777" w:rsidR="00177F02" w:rsidRPr="00387621" w:rsidRDefault="00177F02" w:rsidP="00177F02">
                    <w:pPr>
                      <w:spacing w:before="9"/>
                      <w:ind w:left="22" w:right="-20"/>
                      <w:rPr>
                        <w:rFonts w:ascii="TabletGothic" w:hAnsi="TabletGothic"/>
                        <w:sz w:val="10"/>
                        <w:szCs w:val="10"/>
                      </w:rPr>
                    </w:pPr>
                    <w:r>
                      <w:rPr>
                        <w:rFonts w:ascii="TabletGothic-Bold" w:eastAsia="TabletGothic-SemiBold" w:hAnsi="TabletGothic-Bold" w:cs="TabletGothic-SemiBold"/>
                        <w:bCs/>
                        <w:color w:val="008CD1"/>
                        <w:spacing w:val="3"/>
                        <w:sz w:val="16"/>
                        <w:szCs w:val="16"/>
                      </w:rPr>
                      <w:t>DEPLOYMENT GUIDE</w:t>
                    </w:r>
                    <w:r w:rsidRPr="00325EF2">
                      <w:rPr>
                        <w:rFonts w:ascii="TabletGothic-Bold" w:eastAsia="TabletGothic-SemiBold" w:hAnsi="TabletGothic-Bold" w:cs="TabletGothic-SemiBold"/>
                        <w:bCs/>
                        <w:color w:val="008CD1"/>
                        <w:spacing w:val="3"/>
                        <w:sz w:val="16"/>
                        <w:szCs w:val="16"/>
                      </w:rPr>
                      <w:t xml:space="preserve"> </w:t>
                    </w:r>
                  </w:p>
                  <w:p w14:paraId="7B2EF46A" w14:textId="4B7A35AE" w:rsidR="00177F02" w:rsidRPr="00AF0302" w:rsidRDefault="00AF0302" w:rsidP="00AF0302">
                    <w:pPr>
                      <w:ind w:left="20" w:right="-44"/>
                      <w:rPr>
                        <w:rFonts w:ascii="TabletGothic" w:eastAsia="TabletGothic-Light" w:hAnsi="TabletGothic" w:cs="TabletGothic-Light"/>
                        <w:sz w:val="16"/>
                        <w:szCs w:val="16"/>
                      </w:rPr>
                    </w:pPr>
                    <w:r>
                      <w:rPr>
                        <w:rFonts w:ascii="TabletGothic" w:eastAsia="TabletGothic-Light" w:hAnsi="TabletGothic" w:cs="TabletGothic-Light"/>
                        <w:color w:val="808285"/>
                        <w:spacing w:val="2"/>
                        <w:sz w:val="16"/>
                        <w:szCs w:val="16"/>
                      </w:rPr>
                      <w:t>BIG-IP on KVM on Equinix Metal</w:t>
                    </w:r>
                  </w:p>
                </w:txbxContent>
              </v:textbox>
              <w10:wrap anchorx="margin" anchory="page"/>
            </v:shape>
          </w:pict>
        </mc:Fallback>
      </mc:AlternateContent>
    </w:r>
  </w:p>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cott Fields">
    <w15:presenceInfo w15:providerId="Windows Live" w15:userId="78f6b64173e5b0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11"/>
    <w:rsid w:val="00042BE8"/>
    <w:rsid w:val="00062FCF"/>
    <w:rsid w:val="000829B1"/>
    <w:rsid w:val="00082EB3"/>
    <w:rsid w:val="000A01A1"/>
    <w:rsid w:val="000C2D88"/>
    <w:rsid w:val="000C679C"/>
    <w:rsid w:val="000F15E8"/>
    <w:rsid w:val="0013183B"/>
    <w:rsid w:val="00156574"/>
    <w:rsid w:val="00156934"/>
    <w:rsid w:val="001576EC"/>
    <w:rsid w:val="00164029"/>
    <w:rsid w:val="00177F02"/>
    <w:rsid w:val="0018192D"/>
    <w:rsid w:val="00182BCB"/>
    <w:rsid w:val="001A54EB"/>
    <w:rsid w:val="001D21C7"/>
    <w:rsid w:val="001F3486"/>
    <w:rsid w:val="0020105B"/>
    <w:rsid w:val="002149F4"/>
    <w:rsid w:val="0024240C"/>
    <w:rsid w:val="0025031F"/>
    <w:rsid w:val="002514E9"/>
    <w:rsid w:val="00252A10"/>
    <w:rsid w:val="0028043B"/>
    <w:rsid w:val="00293B39"/>
    <w:rsid w:val="002A3CB6"/>
    <w:rsid w:val="002A6472"/>
    <w:rsid w:val="002B4331"/>
    <w:rsid w:val="002C72F9"/>
    <w:rsid w:val="002F09AF"/>
    <w:rsid w:val="002F7E60"/>
    <w:rsid w:val="00317E3B"/>
    <w:rsid w:val="00344060"/>
    <w:rsid w:val="00372025"/>
    <w:rsid w:val="003804EC"/>
    <w:rsid w:val="003866B5"/>
    <w:rsid w:val="003A7D9C"/>
    <w:rsid w:val="003B2BDF"/>
    <w:rsid w:val="003C4F4F"/>
    <w:rsid w:val="003D2F37"/>
    <w:rsid w:val="00421B39"/>
    <w:rsid w:val="004268D0"/>
    <w:rsid w:val="004373F5"/>
    <w:rsid w:val="004514B0"/>
    <w:rsid w:val="00461063"/>
    <w:rsid w:val="00465AA3"/>
    <w:rsid w:val="00467233"/>
    <w:rsid w:val="0049149A"/>
    <w:rsid w:val="004C2D74"/>
    <w:rsid w:val="004C36CC"/>
    <w:rsid w:val="004E6EE6"/>
    <w:rsid w:val="00510994"/>
    <w:rsid w:val="005447F8"/>
    <w:rsid w:val="00567181"/>
    <w:rsid w:val="005A6FCC"/>
    <w:rsid w:val="005B4753"/>
    <w:rsid w:val="005D1B2F"/>
    <w:rsid w:val="005F03F7"/>
    <w:rsid w:val="00602FB3"/>
    <w:rsid w:val="00616C1E"/>
    <w:rsid w:val="0063083E"/>
    <w:rsid w:val="0064069B"/>
    <w:rsid w:val="0065340D"/>
    <w:rsid w:val="0066399B"/>
    <w:rsid w:val="006672E7"/>
    <w:rsid w:val="006715C6"/>
    <w:rsid w:val="00685D81"/>
    <w:rsid w:val="00692B83"/>
    <w:rsid w:val="00696B30"/>
    <w:rsid w:val="006A604D"/>
    <w:rsid w:val="006B6241"/>
    <w:rsid w:val="006D4578"/>
    <w:rsid w:val="00701542"/>
    <w:rsid w:val="007228CF"/>
    <w:rsid w:val="00736550"/>
    <w:rsid w:val="007519E1"/>
    <w:rsid w:val="00784DFE"/>
    <w:rsid w:val="00797EF5"/>
    <w:rsid w:val="007E542B"/>
    <w:rsid w:val="007F3343"/>
    <w:rsid w:val="008108D1"/>
    <w:rsid w:val="00814D05"/>
    <w:rsid w:val="00826762"/>
    <w:rsid w:val="0083241D"/>
    <w:rsid w:val="008468E0"/>
    <w:rsid w:val="00850567"/>
    <w:rsid w:val="00864BE2"/>
    <w:rsid w:val="008F191D"/>
    <w:rsid w:val="0090130F"/>
    <w:rsid w:val="0090428F"/>
    <w:rsid w:val="00934067"/>
    <w:rsid w:val="009545D4"/>
    <w:rsid w:val="00963505"/>
    <w:rsid w:val="00993F8F"/>
    <w:rsid w:val="009B25C9"/>
    <w:rsid w:val="009C11BE"/>
    <w:rsid w:val="009E6384"/>
    <w:rsid w:val="009E7666"/>
    <w:rsid w:val="009F5C4E"/>
    <w:rsid w:val="009F64DA"/>
    <w:rsid w:val="00A709B1"/>
    <w:rsid w:val="00A7488C"/>
    <w:rsid w:val="00A74E81"/>
    <w:rsid w:val="00A934B3"/>
    <w:rsid w:val="00AB1943"/>
    <w:rsid w:val="00AE3124"/>
    <w:rsid w:val="00AF0302"/>
    <w:rsid w:val="00AF2AB3"/>
    <w:rsid w:val="00B0735B"/>
    <w:rsid w:val="00B07F0D"/>
    <w:rsid w:val="00B110DA"/>
    <w:rsid w:val="00B14411"/>
    <w:rsid w:val="00B82944"/>
    <w:rsid w:val="00B87578"/>
    <w:rsid w:val="00BB7C63"/>
    <w:rsid w:val="00BC5217"/>
    <w:rsid w:val="00BE0A7B"/>
    <w:rsid w:val="00BE16E6"/>
    <w:rsid w:val="00BE282B"/>
    <w:rsid w:val="00BF2D36"/>
    <w:rsid w:val="00BF3551"/>
    <w:rsid w:val="00C144F2"/>
    <w:rsid w:val="00C41A11"/>
    <w:rsid w:val="00C46E9B"/>
    <w:rsid w:val="00C804CF"/>
    <w:rsid w:val="00C8213E"/>
    <w:rsid w:val="00C95C62"/>
    <w:rsid w:val="00CA0CB9"/>
    <w:rsid w:val="00CC55C2"/>
    <w:rsid w:val="00CD2935"/>
    <w:rsid w:val="00CD6930"/>
    <w:rsid w:val="00CE2038"/>
    <w:rsid w:val="00CE3AB7"/>
    <w:rsid w:val="00CF373E"/>
    <w:rsid w:val="00CF57A1"/>
    <w:rsid w:val="00D03D30"/>
    <w:rsid w:val="00D25ACF"/>
    <w:rsid w:val="00D43289"/>
    <w:rsid w:val="00D768AD"/>
    <w:rsid w:val="00DA43E0"/>
    <w:rsid w:val="00DD3226"/>
    <w:rsid w:val="00DD730F"/>
    <w:rsid w:val="00DE1F0D"/>
    <w:rsid w:val="00DF02FF"/>
    <w:rsid w:val="00DF1026"/>
    <w:rsid w:val="00DF3FF1"/>
    <w:rsid w:val="00E00159"/>
    <w:rsid w:val="00E14DF8"/>
    <w:rsid w:val="00E20BB8"/>
    <w:rsid w:val="00E26EE6"/>
    <w:rsid w:val="00E44D11"/>
    <w:rsid w:val="00E567A3"/>
    <w:rsid w:val="00E6560D"/>
    <w:rsid w:val="00E744EA"/>
    <w:rsid w:val="00E85D7A"/>
    <w:rsid w:val="00E86F4A"/>
    <w:rsid w:val="00E94F24"/>
    <w:rsid w:val="00EA1569"/>
    <w:rsid w:val="00ED0A8E"/>
    <w:rsid w:val="00ED3CF2"/>
    <w:rsid w:val="00ED70F6"/>
    <w:rsid w:val="00EE533E"/>
    <w:rsid w:val="00F27758"/>
    <w:rsid w:val="00F452CE"/>
    <w:rsid w:val="00F51178"/>
    <w:rsid w:val="00F55669"/>
    <w:rsid w:val="00F64E2F"/>
    <w:rsid w:val="00F65BA0"/>
    <w:rsid w:val="00F803E6"/>
    <w:rsid w:val="00F80EEB"/>
    <w:rsid w:val="00F83A31"/>
    <w:rsid w:val="00FA3A52"/>
    <w:rsid w:val="00FE4A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697A20"/>
  <w15:chartTrackingRefBased/>
  <w15:docId w15:val="{C083C101-033E-0840-A6A5-83ABC83C3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B2F"/>
  </w:style>
  <w:style w:type="paragraph" w:styleId="Heading1">
    <w:name w:val="heading 1"/>
    <w:basedOn w:val="NormalWeb"/>
    <w:next w:val="Normal"/>
    <w:link w:val="Heading1Char"/>
    <w:uiPriority w:val="9"/>
    <w:qFormat/>
    <w:rsid w:val="00CF373E"/>
    <w:pPr>
      <w:keepNext/>
      <w:spacing w:before="480" w:beforeAutospacing="0"/>
      <w:outlineLvl w:val="0"/>
    </w:pPr>
    <w:rPr>
      <w:rFonts w:ascii="ArialMT" w:hAnsi="ArialMT"/>
      <w:color w:val="0060A0"/>
      <w:sz w:val="44"/>
      <w:szCs w:val="44"/>
    </w:rPr>
  </w:style>
  <w:style w:type="paragraph" w:styleId="Heading2">
    <w:name w:val="heading 2"/>
    <w:basedOn w:val="Normal"/>
    <w:next w:val="Normal"/>
    <w:link w:val="Heading2Char"/>
    <w:uiPriority w:val="9"/>
    <w:unhideWhenUsed/>
    <w:qFormat/>
    <w:rsid w:val="00CF373E"/>
    <w:pPr>
      <w:keepNext/>
      <w:spacing w:before="480" w:after="100" w:afterAutospacing="1"/>
      <w:outlineLvl w:val="1"/>
    </w:pPr>
    <w:rPr>
      <w:rFonts w:ascii="ArialMT" w:eastAsia="Times New Roman" w:hAnsi="ArialMT" w:cs="Times New Roman"/>
      <w:color w:val="11111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44D11"/>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701542"/>
    <w:pPr>
      <w:tabs>
        <w:tab w:val="center" w:pos="4680"/>
        <w:tab w:val="right" w:pos="9360"/>
      </w:tabs>
    </w:pPr>
  </w:style>
  <w:style w:type="character" w:customStyle="1" w:styleId="HeaderChar">
    <w:name w:val="Header Char"/>
    <w:basedOn w:val="DefaultParagraphFont"/>
    <w:link w:val="Header"/>
    <w:uiPriority w:val="99"/>
    <w:rsid w:val="00701542"/>
  </w:style>
  <w:style w:type="paragraph" w:styleId="Footer">
    <w:name w:val="footer"/>
    <w:basedOn w:val="Normal"/>
    <w:link w:val="FooterChar"/>
    <w:uiPriority w:val="99"/>
    <w:unhideWhenUsed/>
    <w:rsid w:val="00701542"/>
    <w:pPr>
      <w:tabs>
        <w:tab w:val="center" w:pos="4680"/>
        <w:tab w:val="right" w:pos="9360"/>
      </w:tabs>
    </w:pPr>
  </w:style>
  <w:style w:type="character" w:customStyle="1" w:styleId="FooterChar">
    <w:name w:val="Footer Char"/>
    <w:basedOn w:val="DefaultParagraphFont"/>
    <w:link w:val="Footer"/>
    <w:uiPriority w:val="99"/>
    <w:rsid w:val="00701542"/>
  </w:style>
  <w:style w:type="paragraph" w:styleId="HTMLPreformatted">
    <w:name w:val="HTML Preformatted"/>
    <w:basedOn w:val="Normal"/>
    <w:link w:val="HTMLPreformattedChar"/>
    <w:uiPriority w:val="99"/>
    <w:semiHidden/>
    <w:unhideWhenUsed/>
    <w:rsid w:val="00F556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55669"/>
    <w:rPr>
      <w:rFonts w:ascii="Courier New" w:eastAsia="Times New Roman" w:hAnsi="Courier New" w:cs="Courier New"/>
      <w:sz w:val="20"/>
      <w:szCs w:val="20"/>
    </w:rPr>
  </w:style>
  <w:style w:type="character" w:styleId="Hyperlink">
    <w:name w:val="Hyperlink"/>
    <w:basedOn w:val="DefaultParagraphFont"/>
    <w:uiPriority w:val="99"/>
    <w:unhideWhenUsed/>
    <w:rsid w:val="00182BCB"/>
    <w:rPr>
      <w:color w:val="0563C1" w:themeColor="hyperlink"/>
      <w:u w:val="single"/>
    </w:rPr>
  </w:style>
  <w:style w:type="character" w:styleId="UnresolvedMention">
    <w:name w:val="Unresolved Mention"/>
    <w:basedOn w:val="DefaultParagraphFont"/>
    <w:uiPriority w:val="99"/>
    <w:semiHidden/>
    <w:unhideWhenUsed/>
    <w:rsid w:val="00182BCB"/>
    <w:rPr>
      <w:color w:val="605E5C"/>
      <w:shd w:val="clear" w:color="auto" w:fill="E1DFDD"/>
    </w:rPr>
  </w:style>
  <w:style w:type="paragraph" w:customStyle="1" w:styleId="Body">
    <w:name w:val="Body"/>
    <w:basedOn w:val="NormalWeb"/>
    <w:qFormat/>
    <w:rsid w:val="006A604D"/>
    <w:pPr>
      <w:spacing w:before="120" w:beforeAutospacing="0" w:after="240" w:afterAutospacing="0" w:line="280" w:lineRule="atLeast"/>
    </w:pPr>
    <w:rPr>
      <w:rFonts w:ascii="ArialMT" w:hAnsi="ArialMT"/>
      <w:sz w:val="18"/>
      <w:szCs w:val="18"/>
    </w:rPr>
  </w:style>
  <w:style w:type="character" w:customStyle="1" w:styleId="Heading1Char">
    <w:name w:val="Heading 1 Char"/>
    <w:basedOn w:val="DefaultParagraphFont"/>
    <w:link w:val="Heading1"/>
    <w:uiPriority w:val="9"/>
    <w:rsid w:val="00CF373E"/>
    <w:rPr>
      <w:rFonts w:ascii="ArialMT" w:eastAsia="Times New Roman" w:hAnsi="ArialMT" w:cs="Times New Roman"/>
      <w:color w:val="0060A0"/>
      <w:sz w:val="44"/>
      <w:szCs w:val="44"/>
    </w:rPr>
  </w:style>
  <w:style w:type="character" w:customStyle="1" w:styleId="Heading2Char">
    <w:name w:val="Heading 2 Char"/>
    <w:basedOn w:val="DefaultParagraphFont"/>
    <w:link w:val="Heading2"/>
    <w:uiPriority w:val="9"/>
    <w:rsid w:val="00CF373E"/>
    <w:rPr>
      <w:rFonts w:ascii="ArialMT" w:eastAsia="Times New Roman" w:hAnsi="ArialMT" w:cs="Times New Roman"/>
      <w:color w:val="111111"/>
      <w:sz w:val="32"/>
      <w:szCs w:val="32"/>
    </w:rPr>
  </w:style>
  <w:style w:type="paragraph" w:customStyle="1" w:styleId="Code">
    <w:name w:val="Code"/>
    <w:basedOn w:val="Normal"/>
    <w:qFormat/>
    <w:rsid w:val="00CD6930"/>
    <w:pPr>
      <w:autoSpaceDE w:val="0"/>
      <w:autoSpaceDN w:val="0"/>
      <w:adjustRightInd w:val="0"/>
      <w:spacing w:before="120" w:after="120"/>
      <w:contextualSpacing/>
    </w:pPr>
    <w:rPr>
      <w:rFonts w:ascii="Consolas" w:hAnsi="Consolas" w:cs="Consolas"/>
      <w:color w:val="4472C4" w:themeColor="accent1"/>
      <w:sz w:val="18"/>
      <w:szCs w:val="18"/>
    </w:rPr>
  </w:style>
  <w:style w:type="character" w:styleId="PageNumber">
    <w:name w:val="page number"/>
    <w:basedOn w:val="DefaultParagraphFont"/>
    <w:uiPriority w:val="99"/>
    <w:semiHidden/>
    <w:unhideWhenUsed/>
    <w:rsid w:val="0018192D"/>
  </w:style>
  <w:style w:type="paragraph" w:styleId="Revision">
    <w:name w:val="Revision"/>
    <w:hidden/>
    <w:uiPriority w:val="99"/>
    <w:semiHidden/>
    <w:rsid w:val="00736550"/>
  </w:style>
  <w:style w:type="paragraph" w:customStyle="1" w:styleId="FigureCaption">
    <w:name w:val="Figure Caption"/>
    <w:basedOn w:val="Body"/>
    <w:qFormat/>
    <w:rsid w:val="00602FB3"/>
    <w:rPr>
      <w:color w:val="00B0F0"/>
      <w:sz w:val="15"/>
      <w:szCs w:val="15"/>
    </w:rPr>
  </w:style>
  <w:style w:type="paragraph" w:styleId="TOC1">
    <w:name w:val="toc 1"/>
    <w:basedOn w:val="Normal"/>
    <w:next w:val="Normal"/>
    <w:autoRedefine/>
    <w:uiPriority w:val="39"/>
    <w:unhideWhenUsed/>
    <w:rsid w:val="001576EC"/>
    <w:pPr>
      <w:tabs>
        <w:tab w:val="right" w:leader="dot" w:pos="9350"/>
      </w:tabs>
      <w:spacing w:after="100"/>
      <w:pPrChange w:id="0" w:author="Scott Fields" w:date="2022-04-14T11:15:00Z">
        <w:pPr>
          <w:spacing w:after="100"/>
        </w:pPr>
      </w:pPrChange>
    </w:pPr>
    <w:rPr>
      <w:rPrChange w:id="0" w:author="Scott Fields" w:date="2022-04-14T11:15:00Z">
        <w:rPr>
          <w:rFonts w:asciiTheme="minorHAnsi" w:eastAsiaTheme="minorHAnsi" w:hAnsiTheme="minorHAnsi" w:cstheme="minorBidi"/>
          <w:sz w:val="24"/>
          <w:szCs w:val="24"/>
          <w:lang w:val="en-US" w:eastAsia="en-US" w:bidi="ar-SA"/>
        </w:rPr>
      </w:rPrChange>
    </w:rPr>
  </w:style>
  <w:style w:type="paragraph" w:styleId="TOC2">
    <w:name w:val="toc 2"/>
    <w:basedOn w:val="Normal"/>
    <w:next w:val="Normal"/>
    <w:autoRedefine/>
    <w:uiPriority w:val="39"/>
    <w:unhideWhenUsed/>
    <w:rsid w:val="000C2D8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009384">
      <w:bodyDiv w:val="1"/>
      <w:marLeft w:val="0"/>
      <w:marRight w:val="0"/>
      <w:marTop w:val="0"/>
      <w:marBottom w:val="0"/>
      <w:divBdr>
        <w:top w:val="none" w:sz="0" w:space="0" w:color="auto"/>
        <w:left w:val="none" w:sz="0" w:space="0" w:color="auto"/>
        <w:bottom w:val="none" w:sz="0" w:space="0" w:color="auto"/>
        <w:right w:val="none" w:sz="0" w:space="0" w:color="auto"/>
      </w:divBdr>
    </w:div>
    <w:div w:id="146478531">
      <w:bodyDiv w:val="1"/>
      <w:marLeft w:val="0"/>
      <w:marRight w:val="0"/>
      <w:marTop w:val="0"/>
      <w:marBottom w:val="0"/>
      <w:divBdr>
        <w:top w:val="none" w:sz="0" w:space="0" w:color="auto"/>
        <w:left w:val="none" w:sz="0" w:space="0" w:color="auto"/>
        <w:bottom w:val="none" w:sz="0" w:space="0" w:color="auto"/>
        <w:right w:val="none" w:sz="0" w:space="0" w:color="auto"/>
      </w:divBdr>
      <w:divsChild>
        <w:div w:id="1782720118">
          <w:marLeft w:val="0"/>
          <w:marRight w:val="0"/>
          <w:marTop w:val="0"/>
          <w:marBottom w:val="0"/>
          <w:divBdr>
            <w:top w:val="none" w:sz="0" w:space="0" w:color="auto"/>
            <w:left w:val="none" w:sz="0" w:space="0" w:color="auto"/>
            <w:bottom w:val="none" w:sz="0" w:space="0" w:color="auto"/>
            <w:right w:val="none" w:sz="0" w:space="0" w:color="auto"/>
          </w:divBdr>
          <w:divsChild>
            <w:div w:id="1611935463">
              <w:marLeft w:val="0"/>
              <w:marRight w:val="0"/>
              <w:marTop w:val="0"/>
              <w:marBottom w:val="0"/>
              <w:divBdr>
                <w:top w:val="none" w:sz="0" w:space="0" w:color="auto"/>
                <w:left w:val="none" w:sz="0" w:space="0" w:color="auto"/>
                <w:bottom w:val="none" w:sz="0" w:space="0" w:color="auto"/>
                <w:right w:val="none" w:sz="0" w:space="0" w:color="auto"/>
              </w:divBdr>
              <w:divsChild>
                <w:div w:id="52212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25304">
      <w:bodyDiv w:val="1"/>
      <w:marLeft w:val="0"/>
      <w:marRight w:val="0"/>
      <w:marTop w:val="0"/>
      <w:marBottom w:val="0"/>
      <w:divBdr>
        <w:top w:val="none" w:sz="0" w:space="0" w:color="auto"/>
        <w:left w:val="none" w:sz="0" w:space="0" w:color="auto"/>
        <w:bottom w:val="none" w:sz="0" w:space="0" w:color="auto"/>
        <w:right w:val="none" w:sz="0" w:space="0" w:color="auto"/>
      </w:divBdr>
    </w:div>
    <w:div w:id="261645300">
      <w:bodyDiv w:val="1"/>
      <w:marLeft w:val="0"/>
      <w:marRight w:val="0"/>
      <w:marTop w:val="0"/>
      <w:marBottom w:val="0"/>
      <w:divBdr>
        <w:top w:val="none" w:sz="0" w:space="0" w:color="auto"/>
        <w:left w:val="none" w:sz="0" w:space="0" w:color="auto"/>
        <w:bottom w:val="none" w:sz="0" w:space="0" w:color="auto"/>
        <w:right w:val="none" w:sz="0" w:space="0" w:color="auto"/>
      </w:divBdr>
      <w:divsChild>
        <w:div w:id="236945284">
          <w:marLeft w:val="0"/>
          <w:marRight w:val="0"/>
          <w:marTop w:val="0"/>
          <w:marBottom w:val="0"/>
          <w:divBdr>
            <w:top w:val="none" w:sz="0" w:space="0" w:color="auto"/>
            <w:left w:val="none" w:sz="0" w:space="0" w:color="auto"/>
            <w:bottom w:val="none" w:sz="0" w:space="0" w:color="auto"/>
            <w:right w:val="none" w:sz="0" w:space="0" w:color="auto"/>
          </w:divBdr>
        </w:div>
      </w:divsChild>
    </w:div>
    <w:div w:id="393091596">
      <w:bodyDiv w:val="1"/>
      <w:marLeft w:val="0"/>
      <w:marRight w:val="0"/>
      <w:marTop w:val="0"/>
      <w:marBottom w:val="0"/>
      <w:divBdr>
        <w:top w:val="none" w:sz="0" w:space="0" w:color="auto"/>
        <w:left w:val="none" w:sz="0" w:space="0" w:color="auto"/>
        <w:bottom w:val="none" w:sz="0" w:space="0" w:color="auto"/>
        <w:right w:val="none" w:sz="0" w:space="0" w:color="auto"/>
      </w:divBdr>
      <w:divsChild>
        <w:div w:id="405686344">
          <w:marLeft w:val="0"/>
          <w:marRight w:val="0"/>
          <w:marTop w:val="0"/>
          <w:marBottom w:val="0"/>
          <w:divBdr>
            <w:top w:val="none" w:sz="0" w:space="0" w:color="auto"/>
            <w:left w:val="none" w:sz="0" w:space="0" w:color="auto"/>
            <w:bottom w:val="none" w:sz="0" w:space="0" w:color="auto"/>
            <w:right w:val="none" w:sz="0" w:space="0" w:color="auto"/>
          </w:divBdr>
          <w:divsChild>
            <w:div w:id="863130423">
              <w:marLeft w:val="0"/>
              <w:marRight w:val="0"/>
              <w:marTop w:val="0"/>
              <w:marBottom w:val="0"/>
              <w:divBdr>
                <w:top w:val="none" w:sz="0" w:space="0" w:color="auto"/>
                <w:left w:val="none" w:sz="0" w:space="0" w:color="auto"/>
                <w:bottom w:val="none" w:sz="0" w:space="0" w:color="auto"/>
                <w:right w:val="none" w:sz="0" w:space="0" w:color="auto"/>
              </w:divBdr>
              <w:divsChild>
                <w:div w:id="86953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053548">
      <w:bodyDiv w:val="1"/>
      <w:marLeft w:val="0"/>
      <w:marRight w:val="0"/>
      <w:marTop w:val="0"/>
      <w:marBottom w:val="0"/>
      <w:divBdr>
        <w:top w:val="none" w:sz="0" w:space="0" w:color="auto"/>
        <w:left w:val="none" w:sz="0" w:space="0" w:color="auto"/>
        <w:bottom w:val="none" w:sz="0" w:space="0" w:color="auto"/>
        <w:right w:val="none" w:sz="0" w:space="0" w:color="auto"/>
      </w:divBdr>
      <w:divsChild>
        <w:div w:id="424226940">
          <w:marLeft w:val="0"/>
          <w:marRight w:val="0"/>
          <w:marTop w:val="0"/>
          <w:marBottom w:val="0"/>
          <w:divBdr>
            <w:top w:val="none" w:sz="0" w:space="0" w:color="auto"/>
            <w:left w:val="none" w:sz="0" w:space="0" w:color="auto"/>
            <w:bottom w:val="none" w:sz="0" w:space="0" w:color="auto"/>
            <w:right w:val="none" w:sz="0" w:space="0" w:color="auto"/>
          </w:divBdr>
          <w:divsChild>
            <w:div w:id="926961703">
              <w:marLeft w:val="0"/>
              <w:marRight w:val="0"/>
              <w:marTop w:val="0"/>
              <w:marBottom w:val="0"/>
              <w:divBdr>
                <w:top w:val="none" w:sz="0" w:space="0" w:color="auto"/>
                <w:left w:val="none" w:sz="0" w:space="0" w:color="auto"/>
                <w:bottom w:val="none" w:sz="0" w:space="0" w:color="auto"/>
                <w:right w:val="none" w:sz="0" w:space="0" w:color="auto"/>
              </w:divBdr>
              <w:divsChild>
                <w:div w:id="202101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255548">
      <w:bodyDiv w:val="1"/>
      <w:marLeft w:val="0"/>
      <w:marRight w:val="0"/>
      <w:marTop w:val="0"/>
      <w:marBottom w:val="0"/>
      <w:divBdr>
        <w:top w:val="none" w:sz="0" w:space="0" w:color="auto"/>
        <w:left w:val="none" w:sz="0" w:space="0" w:color="auto"/>
        <w:bottom w:val="none" w:sz="0" w:space="0" w:color="auto"/>
        <w:right w:val="none" w:sz="0" w:space="0" w:color="auto"/>
      </w:divBdr>
    </w:div>
    <w:div w:id="759179429">
      <w:bodyDiv w:val="1"/>
      <w:marLeft w:val="0"/>
      <w:marRight w:val="0"/>
      <w:marTop w:val="0"/>
      <w:marBottom w:val="0"/>
      <w:divBdr>
        <w:top w:val="none" w:sz="0" w:space="0" w:color="auto"/>
        <w:left w:val="none" w:sz="0" w:space="0" w:color="auto"/>
        <w:bottom w:val="none" w:sz="0" w:space="0" w:color="auto"/>
        <w:right w:val="none" w:sz="0" w:space="0" w:color="auto"/>
      </w:divBdr>
      <w:divsChild>
        <w:div w:id="2044360450">
          <w:marLeft w:val="0"/>
          <w:marRight w:val="0"/>
          <w:marTop w:val="0"/>
          <w:marBottom w:val="0"/>
          <w:divBdr>
            <w:top w:val="none" w:sz="0" w:space="0" w:color="auto"/>
            <w:left w:val="none" w:sz="0" w:space="0" w:color="auto"/>
            <w:bottom w:val="none" w:sz="0" w:space="0" w:color="auto"/>
            <w:right w:val="none" w:sz="0" w:space="0" w:color="auto"/>
          </w:divBdr>
          <w:divsChild>
            <w:div w:id="1627929470">
              <w:marLeft w:val="0"/>
              <w:marRight w:val="0"/>
              <w:marTop w:val="0"/>
              <w:marBottom w:val="0"/>
              <w:divBdr>
                <w:top w:val="none" w:sz="0" w:space="0" w:color="auto"/>
                <w:left w:val="none" w:sz="0" w:space="0" w:color="auto"/>
                <w:bottom w:val="none" w:sz="0" w:space="0" w:color="auto"/>
                <w:right w:val="none" w:sz="0" w:space="0" w:color="auto"/>
              </w:divBdr>
            </w:div>
            <w:div w:id="1646812183">
              <w:marLeft w:val="0"/>
              <w:marRight w:val="0"/>
              <w:marTop w:val="0"/>
              <w:marBottom w:val="0"/>
              <w:divBdr>
                <w:top w:val="none" w:sz="0" w:space="0" w:color="auto"/>
                <w:left w:val="none" w:sz="0" w:space="0" w:color="auto"/>
                <w:bottom w:val="none" w:sz="0" w:space="0" w:color="auto"/>
                <w:right w:val="none" w:sz="0" w:space="0" w:color="auto"/>
              </w:divBdr>
            </w:div>
            <w:div w:id="1878353637">
              <w:marLeft w:val="0"/>
              <w:marRight w:val="0"/>
              <w:marTop w:val="0"/>
              <w:marBottom w:val="0"/>
              <w:divBdr>
                <w:top w:val="none" w:sz="0" w:space="0" w:color="auto"/>
                <w:left w:val="none" w:sz="0" w:space="0" w:color="auto"/>
                <w:bottom w:val="none" w:sz="0" w:space="0" w:color="auto"/>
                <w:right w:val="none" w:sz="0" w:space="0" w:color="auto"/>
              </w:divBdr>
            </w:div>
            <w:div w:id="359208083">
              <w:marLeft w:val="0"/>
              <w:marRight w:val="0"/>
              <w:marTop w:val="0"/>
              <w:marBottom w:val="0"/>
              <w:divBdr>
                <w:top w:val="none" w:sz="0" w:space="0" w:color="auto"/>
                <w:left w:val="none" w:sz="0" w:space="0" w:color="auto"/>
                <w:bottom w:val="none" w:sz="0" w:space="0" w:color="auto"/>
                <w:right w:val="none" w:sz="0" w:space="0" w:color="auto"/>
              </w:divBdr>
            </w:div>
            <w:div w:id="1421949019">
              <w:marLeft w:val="0"/>
              <w:marRight w:val="0"/>
              <w:marTop w:val="0"/>
              <w:marBottom w:val="0"/>
              <w:divBdr>
                <w:top w:val="none" w:sz="0" w:space="0" w:color="auto"/>
                <w:left w:val="none" w:sz="0" w:space="0" w:color="auto"/>
                <w:bottom w:val="none" w:sz="0" w:space="0" w:color="auto"/>
                <w:right w:val="none" w:sz="0" w:space="0" w:color="auto"/>
              </w:divBdr>
            </w:div>
            <w:div w:id="573245800">
              <w:marLeft w:val="0"/>
              <w:marRight w:val="0"/>
              <w:marTop w:val="0"/>
              <w:marBottom w:val="0"/>
              <w:divBdr>
                <w:top w:val="none" w:sz="0" w:space="0" w:color="auto"/>
                <w:left w:val="none" w:sz="0" w:space="0" w:color="auto"/>
                <w:bottom w:val="none" w:sz="0" w:space="0" w:color="auto"/>
                <w:right w:val="none" w:sz="0" w:space="0" w:color="auto"/>
              </w:divBdr>
            </w:div>
            <w:div w:id="1914125976">
              <w:marLeft w:val="0"/>
              <w:marRight w:val="0"/>
              <w:marTop w:val="0"/>
              <w:marBottom w:val="0"/>
              <w:divBdr>
                <w:top w:val="none" w:sz="0" w:space="0" w:color="auto"/>
                <w:left w:val="none" w:sz="0" w:space="0" w:color="auto"/>
                <w:bottom w:val="none" w:sz="0" w:space="0" w:color="auto"/>
                <w:right w:val="none" w:sz="0" w:space="0" w:color="auto"/>
              </w:divBdr>
            </w:div>
            <w:div w:id="1532838231">
              <w:marLeft w:val="0"/>
              <w:marRight w:val="0"/>
              <w:marTop w:val="0"/>
              <w:marBottom w:val="0"/>
              <w:divBdr>
                <w:top w:val="none" w:sz="0" w:space="0" w:color="auto"/>
                <w:left w:val="none" w:sz="0" w:space="0" w:color="auto"/>
                <w:bottom w:val="none" w:sz="0" w:space="0" w:color="auto"/>
                <w:right w:val="none" w:sz="0" w:space="0" w:color="auto"/>
              </w:divBdr>
            </w:div>
            <w:div w:id="1117019619">
              <w:marLeft w:val="0"/>
              <w:marRight w:val="0"/>
              <w:marTop w:val="0"/>
              <w:marBottom w:val="0"/>
              <w:divBdr>
                <w:top w:val="none" w:sz="0" w:space="0" w:color="auto"/>
                <w:left w:val="none" w:sz="0" w:space="0" w:color="auto"/>
                <w:bottom w:val="none" w:sz="0" w:space="0" w:color="auto"/>
                <w:right w:val="none" w:sz="0" w:space="0" w:color="auto"/>
              </w:divBdr>
            </w:div>
            <w:div w:id="1952936889">
              <w:marLeft w:val="0"/>
              <w:marRight w:val="0"/>
              <w:marTop w:val="0"/>
              <w:marBottom w:val="0"/>
              <w:divBdr>
                <w:top w:val="none" w:sz="0" w:space="0" w:color="auto"/>
                <w:left w:val="none" w:sz="0" w:space="0" w:color="auto"/>
                <w:bottom w:val="none" w:sz="0" w:space="0" w:color="auto"/>
                <w:right w:val="none" w:sz="0" w:space="0" w:color="auto"/>
              </w:divBdr>
            </w:div>
            <w:div w:id="646085071">
              <w:marLeft w:val="0"/>
              <w:marRight w:val="0"/>
              <w:marTop w:val="0"/>
              <w:marBottom w:val="0"/>
              <w:divBdr>
                <w:top w:val="none" w:sz="0" w:space="0" w:color="auto"/>
                <w:left w:val="none" w:sz="0" w:space="0" w:color="auto"/>
                <w:bottom w:val="none" w:sz="0" w:space="0" w:color="auto"/>
                <w:right w:val="none" w:sz="0" w:space="0" w:color="auto"/>
              </w:divBdr>
            </w:div>
            <w:div w:id="535386584">
              <w:marLeft w:val="0"/>
              <w:marRight w:val="0"/>
              <w:marTop w:val="0"/>
              <w:marBottom w:val="0"/>
              <w:divBdr>
                <w:top w:val="none" w:sz="0" w:space="0" w:color="auto"/>
                <w:left w:val="none" w:sz="0" w:space="0" w:color="auto"/>
                <w:bottom w:val="none" w:sz="0" w:space="0" w:color="auto"/>
                <w:right w:val="none" w:sz="0" w:space="0" w:color="auto"/>
              </w:divBdr>
            </w:div>
            <w:div w:id="1462504337">
              <w:marLeft w:val="0"/>
              <w:marRight w:val="0"/>
              <w:marTop w:val="0"/>
              <w:marBottom w:val="0"/>
              <w:divBdr>
                <w:top w:val="none" w:sz="0" w:space="0" w:color="auto"/>
                <w:left w:val="none" w:sz="0" w:space="0" w:color="auto"/>
                <w:bottom w:val="none" w:sz="0" w:space="0" w:color="auto"/>
                <w:right w:val="none" w:sz="0" w:space="0" w:color="auto"/>
              </w:divBdr>
            </w:div>
            <w:div w:id="1350567581">
              <w:marLeft w:val="0"/>
              <w:marRight w:val="0"/>
              <w:marTop w:val="0"/>
              <w:marBottom w:val="0"/>
              <w:divBdr>
                <w:top w:val="none" w:sz="0" w:space="0" w:color="auto"/>
                <w:left w:val="none" w:sz="0" w:space="0" w:color="auto"/>
                <w:bottom w:val="none" w:sz="0" w:space="0" w:color="auto"/>
                <w:right w:val="none" w:sz="0" w:space="0" w:color="auto"/>
              </w:divBdr>
            </w:div>
            <w:div w:id="1335457586">
              <w:marLeft w:val="0"/>
              <w:marRight w:val="0"/>
              <w:marTop w:val="0"/>
              <w:marBottom w:val="0"/>
              <w:divBdr>
                <w:top w:val="none" w:sz="0" w:space="0" w:color="auto"/>
                <w:left w:val="none" w:sz="0" w:space="0" w:color="auto"/>
                <w:bottom w:val="none" w:sz="0" w:space="0" w:color="auto"/>
                <w:right w:val="none" w:sz="0" w:space="0" w:color="auto"/>
              </w:divBdr>
            </w:div>
            <w:div w:id="1610770585">
              <w:marLeft w:val="0"/>
              <w:marRight w:val="0"/>
              <w:marTop w:val="0"/>
              <w:marBottom w:val="0"/>
              <w:divBdr>
                <w:top w:val="none" w:sz="0" w:space="0" w:color="auto"/>
                <w:left w:val="none" w:sz="0" w:space="0" w:color="auto"/>
                <w:bottom w:val="none" w:sz="0" w:space="0" w:color="auto"/>
                <w:right w:val="none" w:sz="0" w:space="0" w:color="auto"/>
              </w:divBdr>
            </w:div>
            <w:div w:id="1823422579">
              <w:marLeft w:val="0"/>
              <w:marRight w:val="0"/>
              <w:marTop w:val="0"/>
              <w:marBottom w:val="0"/>
              <w:divBdr>
                <w:top w:val="none" w:sz="0" w:space="0" w:color="auto"/>
                <w:left w:val="none" w:sz="0" w:space="0" w:color="auto"/>
                <w:bottom w:val="none" w:sz="0" w:space="0" w:color="auto"/>
                <w:right w:val="none" w:sz="0" w:space="0" w:color="auto"/>
              </w:divBdr>
            </w:div>
            <w:div w:id="511341226">
              <w:marLeft w:val="0"/>
              <w:marRight w:val="0"/>
              <w:marTop w:val="0"/>
              <w:marBottom w:val="0"/>
              <w:divBdr>
                <w:top w:val="none" w:sz="0" w:space="0" w:color="auto"/>
                <w:left w:val="none" w:sz="0" w:space="0" w:color="auto"/>
                <w:bottom w:val="none" w:sz="0" w:space="0" w:color="auto"/>
                <w:right w:val="none" w:sz="0" w:space="0" w:color="auto"/>
              </w:divBdr>
            </w:div>
            <w:div w:id="315572465">
              <w:marLeft w:val="0"/>
              <w:marRight w:val="0"/>
              <w:marTop w:val="0"/>
              <w:marBottom w:val="0"/>
              <w:divBdr>
                <w:top w:val="none" w:sz="0" w:space="0" w:color="auto"/>
                <w:left w:val="none" w:sz="0" w:space="0" w:color="auto"/>
                <w:bottom w:val="none" w:sz="0" w:space="0" w:color="auto"/>
                <w:right w:val="none" w:sz="0" w:space="0" w:color="auto"/>
              </w:divBdr>
            </w:div>
            <w:div w:id="2020886412">
              <w:marLeft w:val="0"/>
              <w:marRight w:val="0"/>
              <w:marTop w:val="0"/>
              <w:marBottom w:val="0"/>
              <w:divBdr>
                <w:top w:val="none" w:sz="0" w:space="0" w:color="auto"/>
                <w:left w:val="none" w:sz="0" w:space="0" w:color="auto"/>
                <w:bottom w:val="none" w:sz="0" w:space="0" w:color="auto"/>
                <w:right w:val="none" w:sz="0" w:space="0" w:color="auto"/>
              </w:divBdr>
            </w:div>
            <w:div w:id="13427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4905">
      <w:bodyDiv w:val="1"/>
      <w:marLeft w:val="0"/>
      <w:marRight w:val="0"/>
      <w:marTop w:val="0"/>
      <w:marBottom w:val="0"/>
      <w:divBdr>
        <w:top w:val="none" w:sz="0" w:space="0" w:color="auto"/>
        <w:left w:val="none" w:sz="0" w:space="0" w:color="auto"/>
        <w:bottom w:val="none" w:sz="0" w:space="0" w:color="auto"/>
        <w:right w:val="none" w:sz="0" w:space="0" w:color="auto"/>
      </w:divBdr>
      <w:divsChild>
        <w:div w:id="2125297521">
          <w:marLeft w:val="0"/>
          <w:marRight w:val="0"/>
          <w:marTop w:val="0"/>
          <w:marBottom w:val="0"/>
          <w:divBdr>
            <w:top w:val="none" w:sz="0" w:space="0" w:color="auto"/>
            <w:left w:val="none" w:sz="0" w:space="0" w:color="auto"/>
            <w:bottom w:val="none" w:sz="0" w:space="0" w:color="auto"/>
            <w:right w:val="none" w:sz="0" w:space="0" w:color="auto"/>
          </w:divBdr>
          <w:divsChild>
            <w:div w:id="693263219">
              <w:marLeft w:val="0"/>
              <w:marRight w:val="0"/>
              <w:marTop w:val="0"/>
              <w:marBottom w:val="0"/>
              <w:divBdr>
                <w:top w:val="none" w:sz="0" w:space="0" w:color="auto"/>
                <w:left w:val="none" w:sz="0" w:space="0" w:color="auto"/>
                <w:bottom w:val="none" w:sz="0" w:space="0" w:color="auto"/>
                <w:right w:val="none" w:sz="0" w:space="0" w:color="auto"/>
              </w:divBdr>
              <w:divsChild>
                <w:div w:id="2106876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463998">
      <w:bodyDiv w:val="1"/>
      <w:marLeft w:val="0"/>
      <w:marRight w:val="0"/>
      <w:marTop w:val="0"/>
      <w:marBottom w:val="0"/>
      <w:divBdr>
        <w:top w:val="none" w:sz="0" w:space="0" w:color="auto"/>
        <w:left w:val="none" w:sz="0" w:space="0" w:color="auto"/>
        <w:bottom w:val="none" w:sz="0" w:space="0" w:color="auto"/>
        <w:right w:val="none" w:sz="0" w:space="0" w:color="auto"/>
      </w:divBdr>
      <w:divsChild>
        <w:div w:id="603273169">
          <w:marLeft w:val="0"/>
          <w:marRight w:val="0"/>
          <w:marTop w:val="0"/>
          <w:marBottom w:val="0"/>
          <w:divBdr>
            <w:top w:val="none" w:sz="0" w:space="0" w:color="auto"/>
            <w:left w:val="none" w:sz="0" w:space="0" w:color="auto"/>
            <w:bottom w:val="none" w:sz="0" w:space="0" w:color="auto"/>
            <w:right w:val="none" w:sz="0" w:space="0" w:color="auto"/>
          </w:divBdr>
          <w:divsChild>
            <w:div w:id="332220645">
              <w:marLeft w:val="0"/>
              <w:marRight w:val="0"/>
              <w:marTop w:val="0"/>
              <w:marBottom w:val="0"/>
              <w:divBdr>
                <w:top w:val="none" w:sz="0" w:space="0" w:color="auto"/>
                <w:left w:val="none" w:sz="0" w:space="0" w:color="auto"/>
                <w:bottom w:val="none" w:sz="0" w:space="0" w:color="auto"/>
                <w:right w:val="none" w:sz="0" w:space="0" w:color="auto"/>
              </w:divBdr>
              <w:divsChild>
                <w:div w:id="155662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950570">
      <w:bodyDiv w:val="1"/>
      <w:marLeft w:val="0"/>
      <w:marRight w:val="0"/>
      <w:marTop w:val="0"/>
      <w:marBottom w:val="0"/>
      <w:divBdr>
        <w:top w:val="none" w:sz="0" w:space="0" w:color="auto"/>
        <w:left w:val="none" w:sz="0" w:space="0" w:color="auto"/>
        <w:bottom w:val="none" w:sz="0" w:space="0" w:color="auto"/>
        <w:right w:val="none" w:sz="0" w:space="0" w:color="auto"/>
      </w:divBdr>
      <w:divsChild>
        <w:div w:id="1384448916">
          <w:marLeft w:val="0"/>
          <w:marRight w:val="0"/>
          <w:marTop w:val="0"/>
          <w:marBottom w:val="0"/>
          <w:divBdr>
            <w:top w:val="none" w:sz="0" w:space="0" w:color="auto"/>
            <w:left w:val="none" w:sz="0" w:space="0" w:color="auto"/>
            <w:bottom w:val="none" w:sz="0" w:space="0" w:color="auto"/>
            <w:right w:val="none" w:sz="0" w:space="0" w:color="auto"/>
          </w:divBdr>
          <w:divsChild>
            <w:div w:id="438647517">
              <w:marLeft w:val="0"/>
              <w:marRight w:val="0"/>
              <w:marTop w:val="0"/>
              <w:marBottom w:val="0"/>
              <w:divBdr>
                <w:top w:val="none" w:sz="0" w:space="0" w:color="auto"/>
                <w:left w:val="none" w:sz="0" w:space="0" w:color="auto"/>
                <w:bottom w:val="none" w:sz="0" w:space="0" w:color="auto"/>
                <w:right w:val="none" w:sz="0" w:space="0" w:color="auto"/>
              </w:divBdr>
              <w:divsChild>
                <w:div w:id="14890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762241">
      <w:bodyDiv w:val="1"/>
      <w:marLeft w:val="0"/>
      <w:marRight w:val="0"/>
      <w:marTop w:val="0"/>
      <w:marBottom w:val="0"/>
      <w:divBdr>
        <w:top w:val="none" w:sz="0" w:space="0" w:color="auto"/>
        <w:left w:val="none" w:sz="0" w:space="0" w:color="auto"/>
        <w:bottom w:val="none" w:sz="0" w:space="0" w:color="auto"/>
        <w:right w:val="none" w:sz="0" w:space="0" w:color="auto"/>
      </w:divBdr>
    </w:div>
    <w:div w:id="1808468490">
      <w:bodyDiv w:val="1"/>
      <w:marLeft w:val="0"/>
      <w:marRight w:val="0"/>
      <w:marTop w:val="0"/>
      <w:marBottom w:val="0"/>
      <w:divBdr>
        <w:top w:val="none" w:sz="0" w:space="0" w:color="auto"/>
        <w:left w:val="none" w:sz="0" w:space="0" w:color="auto"/>
        <w:bottom w:val="none" w:sz="0" w:space="0" w:color="auto"/>
        <w:right w:val="none" w:sz="0" w:space="0" w:color="auto"/>
      </w:divBdr>
    </w:div>
    <w:div w:id="1834182450">
      <w:bodyDiv w:val="1"/>
      <w:marLeft w:val="0"/>
      <w:marRight w:val="0"/>
      <w:marTop w:val="0"/>
      <w:marBottom w:val="0"/>
      <w:divBdr>
        <w:top w:val="none" w:sz="0" w:space="0" w:color="auto"/>
        <w:left w:val="none" w:sz="0" w:space="0" w:color="auto"/>
        <w:bottom w:val="none" w:sz="0" w:space="0" w:color="auto"/>
        <w:right w:val="none" w:sz="0" w:space="0" w:color="auto"/>
      </w:divBdr>
      <w:divsChild>
        <w:div w:id="2077704556">
          <w:marLeft w:val="0"/>
          <w:marRight w:val="0"/>
          <w:marTop w:val="0"/>
          <w:marBottom w:val="0"/>
          <w:divBdr>
            <w:top w:val="none" w:sz="0" w:space="0" w:color="auto"/>
            <w:left w:val="none" w:sz="0" w:space="0" w:color="auto"/>
            <w:bottom w:val="none" w:sz="0" w:space="0" w:color="auto"/>
            <w:right w:val="none" w:sz="0" w:space="0" w:color="auto"/>
          </w:divBdr>
          <w:divsChild>
            <w:div w:id="263999116">
              <w:marLeft w:val="0"/>
              <w:marRight w:val="0"/>
              <w:marTop w:val="0"/>
              <w:marBottom w:val="0"/>
              <w:divBdr>
                <w:top w:val="none" w:sz="0" w:space="0" w:color="auto"/>
                <w:left w:val="none" w:sz="0" w:space="0" w:color="auto"/>
                <w:bottom w:val="none" w:sz="0" w:space="0" w:color="auto"/>
                <w:right w:val="none" w:sz="0" w:space="0" w:color="auto"/>
              </w:divBdr>
              <w:divsChild>
                <w:div w:id="21057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424823">
      <w:bodyDiv w:val="1"/>
      <w:marLeft w:val="0"/>
      <w:marRight w:val="0"/>
      <w:marTop w:val="0"/>
      <w:marBottom w:val="0"/>
      <w:divBdr>
        <w:top w:val="none" w:sz="0" w:space="0" w:color="auto"/>
        <w:left w:val="none" w:sz="0" w:space="0" w:color="auto"/>
        <w:bottom w:val="none" w:sz="0" w:space="0" w:color="auto"/>
        <w:right w:val="none" w:sz="0" w:space="0" w:color="auto"/>
      </w:divBdr>
    </w:div>
    <w:div w:id="1915700103">
      <w:bodyDiv w:val="1"/>
      <w:marLeft w:val="0"/>
      <w:marRight w:val="0"/>
      <w:marTop w:val="0"/>
      <w:marBottom w:val="0"/>
      <w:divBdr>
        <w:top w:val="none" w:sz="0" w:space="0" w:color="auto"/>
        <w:left w:val="none" w:sz="0" w:space="0" w:color="auto"/>
        <w:bottom w:val="none" w:sz="0" w:space="0" w:color="auto"/>
        <w:right w:val="none" w:sz="0" w:space="0" w:color="auto"/>
      </w:divBdr>
      <w:divsChild>
        <w:div w:id="2033216766">
          <w:marLeft w:val="0"/>
          <w:marRight w:val="0"/>
          <w:marTop w:val="0"/>
          <w:marBottom w:val="0"/>
          <w:divBdr>
            <w:top w:val="none" w:sz="0" w:space="0" w:color="auto"/>
            <w:left w:val="none" w:sz="0" w:space="0" w:color="auto"/>
            <w:bottom w:val="none" w:sz="0" w:space="0" w:color="auto"/>
            <w:right w:val="none" w:sz="0" w:space="0" w:color="auto"/>
          </w:divBdr>
          <w:divsChild>
            <w:div w:id="1039432320">
              <w:marLeft w:val="0"/>
              <w:marRight w:val="0"/>
              <w:marTop w:val="0"/>
              <w:marBottom w:val="0"/>
              <w:divBdr>
                <w:top w:val="none" w:sz="0" w:space="0" w:color="auto"/>
                <w:left w:val="none" w:sz="0" w:space="0" w:color="auto"/>
                <w:bottom w:val="none" w:sz="0" w:space="0" w:color="auto"/>
                <w:right w:val="none" w:sz="0" w:space="0" w:color="auto"/>
              </w:divBdr>
            </w:div>
            <w:div w:id="966277113">
              <w:marLeft w:val="0"/>
              <w:marRight w:val="0"/>
              <w:marTop w:val="0"/>
              <w:marBottom w:val="0"/>
              <w:divBdr>
                <w:top w:val="none" w:sz="0" w:space="0" w:color="auto"/>
                <w:left w:val="none" w:sz="0" w:space="0" w:color="auto"/>
                <w:bottom w:val="none" w:sz="0" w:space="0" w:color="auto"/>
                <w:right w:val="none" w:sz="0" w:space="0" w:color="auto"/>
              </w:divBdr>
            </w:div>
            <w:div w:id="1486240722">
              <w:marLeft w:val="0"/>
              <w:marRight w:val="0"/>
              <w:marTop w:val="0"/>
              <w:marBottom w:val="0"/>
              <w:divBdr>
                <w:top w:val="none" w:sz="0" w:space="0" w:color="auto"/>
                <w:left w:val="none" w:sz="0" w:space="0" w:color="auto"/>
                <w:bottom w:val="none" w:sz="0" w:space="0" w:color="auto"/>
                <w:right w:val="none" w:sz="0" w:space="0" w:color="auto"/>
              </w:divBdr>
            </w:div>
            <w:div w:id="1931306983">
              <w:marLeft w:val="0"/>
              <w:marRight w:val="0"/>
              <w:marTop w:val="0"/>
              <w:marBottom w:val="0"/>
              <w:divBdr>
                <w:top w:val="none" w:sz="0" w:space="0" w:color="auto"/>
                <w:left w:val="none" w:sz="0" w:space="0" w:color="auto"/>
                <w:bottom w:val="none" w:sz="0" w:space="0" w:color="auto"/>
                <w:right w:val="none" w:sz="0" w:space="0" w:color="auto"/>
              </w:divBdr>
            </w:div>
            <w:div w:id="525412809">
              <w:marLeft w:val="0"/>
              <w:marRight w:val="0"/>
              <w:marTop w:val="0"/>
              <w:marBottom w:val="0"/>
              <w:divBdr>
                <w:top w:val="none" w:sz="0" w:space="0" w:color="auto"/>
                <w:left w:val="none" w:sz="0" w:space="0" w:color="auto"/>
                <w:bottom w:val="none" w:sz="0" w:space="0" w:color="auto"/>
                <w:right w:val="none" w:sz="0" w:space="0" w:color="auto"/>
              </w:divBdr>
            </w:div>
            <w:div w:id="173615959">
              <w:marLeft w:val="0"/>
              <w:marRight w:val="0"/>
              <w:marTop w:val="0"/>
              <w:marBottom w:val="0"/>
              <w:divBdr>
                <w:top w:val="none" w:sz="0" w:space="0" w:color="auto"/>
                <w:left w:val="none" w:sz="0" w:space="0" w:color="auto"/>
                <w:bottom w:val="none" w:sz="0" w:space="0" w:color="auto"/>
                <w:right w:val="none" w:sz="0" w:space="0" w:color="auto"/>
              </w:divBdr>
            </w:div>
            <w:div w:id="935674297">
              <w:marLeft w:val="0"/>
              <w:marRight w:val="0"/>
              <w:marTop w:val="0"/>
              <w:marBottom w:val="0"/>
              <w:divBdr>
                <w:top w:val="none" w:sz="0" w:space="0" w:color="auto"/>
                <w:left w:val="none" w:sz="0" w:space="0" w:color="auto"/>
                <w:bottom w:val="none" w:sz="0" w:space="0" w:color="auto"/>
                <w:right w:val="none" w:sz="0" w:space="0" w:color="auto"/>
              </w:divBdr>
            </w:div>
            <w:div w:id="1644118552">
              <w:marLeft w:val="0"/>
              <w:marRight w:val="0"/>
              <w:marTop w:val="0"/>
              <w:marBottom w:val="0"/>
              <w:divBdr>
                <w:top w:val="none" w:sz="0" w:space="0" w:color="auto"/>
                <w:left w:val="none" w:sz="0" w:space="0" w:color="auto"/>
                <w:bottom w:val="none" w:sz="0" w:space="0" w:color="auto"/>
                <w:right w:val="none" w:sz="0" w:space="0" w:color="auto"/>
              </w:divBdr>
            </w:div>
            <w:div w:id="776749745">
              <w:marLeft w:val="0"/>
              <w:marRight w:val="0"/>
              <w:marTop w:val="0"/>
              <w:marBottom w:val="0"/>
              <w:divBdr>
                <w:top w:val="none" w:sz="0" w:space="0" w:color="auto"/>
                <w:left w:val="none" w:sz="0" w:space="0" w:color="auto"/>
                <w:bottom w:val="none" w:sz="0" w:space="0" w:color="auto"/>
                <w:right w:val="none" w:sz="0" w:space="0" w:color="auto"/>
              </w:divBdr>
            </w:div>
            <w:div w:id="440996137">
              <w:marLeft w:val="0"/>
              <w:marRight w:val="0"/>
              <w:marTop w:val="0"/>
              <w:marBottom w:val="0"/>
              <w:divBdr>
                <w:top w:val="none" w:sz="0" w:space="0" w:color="auto"/>
                <w:left w:val="none" w:sz="0" w:space="0" w:color="auto"/>
                <w:bottom w:val="none" w:sz="0" w:space="0" w:color="auto"/>
                <w:right w:val="none" w:sz="0" w:space="0" w:color="auto"/>
              </w:divBdr>
            </w:div>
            <w:div w:id="1620650228">
              <w:marLeft w:val="0"/>
              <w:marRight w:val="0"/>
              <w:marTop w:val="0"/>
              <w:marBottom w:val="0"/>
              <w:divBdr>
                <w:top w:val="none" w:sz="0" w:space="0" w:color="auto"/>
                <w:left w:val="none" w:sz="0" w:space="0" w:color="auto"/>
                <w:bottom w:val="none" w:sz="0" w:space="0" w:color="auto"/>
                <w:right w:val="none" w:sz="0" w:space="0" w:color="auto"/>
              </w:divBdr>
            </w:div>
            <w:div w:id="925268835">
              <w:marLeft w:val="0"/>
              <w:marRight w:val="0"/>
              <w:marTop w:val="0"/>
              <w:marBottom w:val="0"/>
              <w:divBdr>
                <w:top w:val="none" w:sz="0" w:space="0" w:color="auto"/>
                <w:left w:val="none" w:sz="0" w:space="0" w:color="auto"/>
                <w:bottom w:val="none" w:sz="0" w:space="0" w:color="auto"/>
                <w:right w:val="none" w:sz="0" w:space="0" w:color="auto"/>
              </w:divBdr>
            </w:div>
            <w:div w:id="561914799">
              <w:marLeft w:val="0"/>
              <w:marRight w:val="0"/>
              <w:marTop w:val="0"/>
              <w:marBottom w:val="0"/>
              <w:divBdr>
                <w:top w:val="none" w:sz="0" w:space="0" w:color="auto"/>
                <w:left w:val="none" w:sz="0" w:space="0" w:color="auto"/>
                <w:bottom w:val="none" w:sz="0" w:space="0" w:color="auto"/>
                <w:right w:val="none" w:sz="0" w:space="0" w:color="auto"/>
              </w:divBdr>
            </w:div>
            <w:div w:id="1894347036">
              <w:marLeft w:val="0"/>
              <w:marRight w:val="0"/>
              <w:marTop w:val="0"/>
              <w:marBottom w:val="0"/>
              <w:divBdr>
                <w:top w:val="none" w:sz="0" w:space="0" w:color="auto"/>
                <w:left w:val="none" w:sz="0" w:space="0" w:color="auto"/>
                <w:bottom w:val="none" w:sz="0" w:space="0" w:color="auto"/>
                <w:right w:val="none" w:sz="0" w:space="0" w:color="auto"/>
              </w:divBdr>
            </w:div>
            <w:div w:id="1608077755">
              <w:marLeft w:val="0"/>
              <w:marRight w:val="0"/>
              <w:marTop w:val="0"/>
              <w:marBottom w:val="0"/>
              <w:divBdr>
                <w:top w:val="none" w:sz="0" w:space="0" w:color="auto"/>
                <w:left w:val="none" w:sz="0" w:space="0" w:color="auto"/>
                <w:bottom w:val="none" w:sz="0" w:space="0" w:color="auto"/>
                <w:right w:val="none" w:sz="0" w:space="0" w:color="auto"/>
              </w:divBdr>
            </w:div>
            <w:div w:id="120225054">
              <w:marLeft w:val="0"/>
              <w:marRight w:val="0"/>
              <w:marTop w:val="0"/>
              <w:marBottom w:val="0"/>
              <w:divBdr>
                <w:top w:val="none" w:sz="0" w:space="0" w:color="auto"/>
                <w:left w:val="none" w:sz="0" w:space="0" w:color="auto"/>
                <w:bottom w:val="none" w:sz="0" w:space="0" w:color="auto"/>
                <w:right w:val="none" w:sz="0" w:space="0" w:color="auto"/>
              </w:divBdr>
            </w:div>
            <w:div w:id="399794439">
              <w:marLeft w:val="0"/>
              <w:marRight w:val="0"/>
              <w:marTop w:val="0"/>
              <w:marBottom w:val="0"/>
              <w:divBdr>
                <w:top w:val="none" w:sz="0" w:space="0" w:color="auto"/>
                <w:left w:val="none" w:sz="0" w:space="0" w:color="auto"/>
                <w:bottom w:val="none" w:sz="0" w:space="0" w:color="auto"/>
                <w:right w:val="none" w:sz="0" w:space="0" w:color="auto"/>
              </w:divBdr>
            </w:div>
            <w:div w:id="1742681067">
              <w:marLeft w:val="0"/>
              <w:marRight w:val="0"/>
              <w:marTop w:val="0"/>
              <w:marBottom w:val="0"/>
              <w:divBdr>
                <w:top w:val="none" w:sz="0" w:space="0" w:color="auto"/>
                <w:left w:val="none" w:sz="0" w:space="0" w:color="auto"/>
                <w:bottom w:val="none" w:sz="0" w:space="0" w:color="auto"/>
                <w:right w:val="none" w:sz="0" w:space="0" w:color="auto"/>
              </w:divBdr>
            </w:div>
            <w:div w:id="1255628722">
              <w:marLeft w:val="0"/>
              <w:marRight w:val="0"/>
              <w:marTop w:val="0"/>
              <w:marBottom w:val="0"/>
              <w:divBdr>
                <w:top w:val="none" w:sz="0" w:space="0" w:color="auto"/>
                <w:left w:val="none" w:sz="0" w:space="0" w:color="auto"/>
                <w:bottom w:val="none" w:sz="0" w:space="0" w:color="auto"/>
                <w:right w:val="none" w:sz="0" w:space="0" w:color="auto"/>
              </w:divBdr>
            </w:div>
            <w:div w:id="1713265016">
              <w:marLeft w:val="0"/>
              <w:marRight w:val="0"/>
              <w:marTop w:val="0"/>
              <w:marBottom w:val="0"/>
              <w:divBdr>
                <w:top w:val="none" w:sz="0" w:space="0" w:color="auto"/>
                <w:left w:val="none" w:sz="0" w:space="0" w:color="auto"/>
                <w:bottom w:val="none" w:sz="0" w:space="0" w:color="auto"/>
                <w:right w:val="none" w:sz="0" w:space="0" w:color="auto"/>
              </w:divBdr>
            </w:div>
            <w:div w:id="190421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864542">
      <w:bodyDiv w:val="1"/>
      <w:marLeft w:val="0"/>
      <w:marRight w:val="0"/>
      <w:marTop w:val="0"/>
      <w:marBottom w:val="0"/>
      <w:divBdr>
        <w:top w:val="none" w:sz="0" w:space="0" w:color="auto"/>
        <w:left w:val="none" w:sz="0" w:space="0" w:color="auto"/>
        <w:bottom w:val="none" w:sz="0" w:space="0" w:color="auto"/>
        <w:right w:val="none" w:sz="0" w:space="0" w:color="auto"/>
      </w:divBdr>
      <w:divsChild>
        <w:div w:id="1290012008">
          <w:marLeft w:val="0"/>
          <w:marRight w:val="0"/>
          <w:marTop w:val="0"/>
          <w:marBottom w:val="0"/>
          <w:divBdr>
            <w:top w:val="none" w:sz="0" w:space="0" w:color="auto"/>
            <w:left w:val="none" w:sz="0" w:space="0" w:color="auto"/>
            <w:bottom w:val="none" w:sz="0" w:space="0" w:color="auto"/>
            <w:right w:val="none" w:sz="0" w:space="0" w:color="auto"/>
          </w:divBdr>
        </w:div>
      </w:divsChild>
    </w:div>
    <w:div w:id="2086417444">
      <w:bodyDiv w:val="1"/>
      <w:marLeft w:val="0"/>
      <w:marRight w:val="0"/>
      <w:marTop w:val="0"/>
      <w:marBottom w:val="0"/>
      <w:divBdr>
        <w:top w:val="none" w:sz="0" w:space="0" w:color="auto"/>
        <w:left w:val="none" w:sz="0" w:space="0" w:color="auto"/>
        <w:bottom w:val="none" w:sz="0" w:space="0" w:color="auto"/>
        <w:right w:val="none" w:sz="0" w:space="0" w:color="auto"/>
      </w:divBdr>
      <w:divsChild>
        <w:div w:id="1563061629">
          <w:marLeft w:val="0"/>
          <w:marRight w:val="0"/>
          <w:marTop w:val="0"/>
          <w:marBottom w:val="0"/>
          <w:divBdr>
            <w:top w:val="none" w:sz="0" w:space="0" w:color="auto"/>
            <w:left w:val="none" w:sz="0" w:space="0" w:color="auto"/>
            <w:bottom w:val="none" w:sz="0" w:space="0" w:color="auto"/>
            <w:right w:val="none" w:sz="0" w:space="0" w:color="auto"/>
          </w:divBdr>
          <w:divsChild>
            <w:div w:id="1343629164">
              <w:marLeft w:val="0"/>
              <w:marRight w:val="0"/>
              <w:marTop w:val="0"/>
              <w:marBottom w:val="0"/>
              <w:divBdr>
                <w:top w:val="none" w:sz="0" w:space="0" w:color="auto"/>
                <w:left w:val="none" w:sz="0" w:space="0" w:color="auto"/>
                <w:bottom w:val="none" w:sz="0" w:space="0" w:color="auto"/>
                <w:right w:val="none" w:sz="0" w:space="0" w:color="auto"/>
              </w:divBdr>
              <w:divsChild>
                <w:div w:id="10821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93974">
      <w:bodyDiv w:val="1"/>
      <w:marLeft w:val="0"/>
      <w:marRight w:val="0"/>
      <w:marTop w:val="0"/>
      <w:marBottom w:val="0"/>
      <w:divBdr>
        <w:top w:val="none" w:sz="0" w:space="0" w:color="auto"/>
        <w:left w:val="none" w:sz="0" w:space="0" w:color="auto"/>
        <w:bottom w:val="none" w:sz="0" w:space="0" w:color="auto"/>
        <w:right w:val="none" w:sz="0" w:space="0" w:color="auto"/>
      </w:divBdr>
    </w:div>
    <w:div w:id="2133327987">
      <w:bodyDiv w:val="1"/>
      <w:marLeft w:val="0"/>
      <w:marRight w:val="0"/>
      <w:marTop w:val="0"/>
      <w:marBottom w:val="0"/>
      <w:divBdr>
        <w:top w:val="none" w:sz="0" w:space="0" w:color="auto"/>
        <w:left w:val="none" w:sz="0" w:space="0" w:color="auto"/>
        <w:bottom w:val="none" w:sz="0" w:space="0" w:color="auto"/>
        <w:right w:val="none" w:sz="0" w:space="0" w:color="auto"/>
      </w:divBdr>
    </w:div>
    <w:div w:id="2133594464">
      <w:bodyDiv w:val="1"/>
      <w:marLeft w:val="0"/>
      <w:marRight w:val="0"/>
      <w:marTop w:val="0"/>
      <w:marBottom w:val="0"/>
      <w:divBdr>
        <w:top w:val="none" w:sz="0" w:space="0" w:color="auto"/>
        <w:left w:val="none" w:sz="0" w:space="0" w:color="auto"/>
        <w:bottom w:val="none" w:sz="0" w:space="0" w:color="auto"/>
        <w:right w:val="none" w:sz="0" w:space="0" w:color="auto"/>
      </w:divBdr>
      <w:divsChild>
        <w:div w:id="715081296">
          <w:marLeft w:val="0"/>
          <w:marRight w:val="0"/>
          <w:marTop w:val="0"/>
          <w:marBottom w:val="0"/>
          <w:divBdr>
            <w:top w:val="none" w:sz="0" w:space="0" w:color="auto"/>
            <w:left w:val="none" w:sz="0" w:space="0" w:color="auto"/>
            <w:bottom w:val="none" w:sz="0" w:space="0" w:color="auto"/>
            <w:right w:val="none" w:sz="0" w:space="0" w:color="auto"/>
          </w:divBdr>
          <w:divsChild>
            <w:div w:id="1785034675">
              <w:marLeft w:val="0"/>
              <w:marRight w:val="0"/>
              <w:marTop w:val="0"/>
              <w:marBottom w:val="0"/>
              <w:divBdr>
                <w:top w:val="none" w:sz="0" w:space="0" w:color="auto"/>
                <w:left w:val="none" w:sz="0" w:space="0" w:color="auto"/>
                <w:bottom w:val="none" w:sz="0" w:space="0" w:color="auto"/>
                <w:right w:val="none" w:sz="0" w:space="0" w:color="auto"/>
              </w:divBdr>
            </w:div>
            <w:div w:id="1124040213">
              <w:marLeft w:val="0"/>
              <w:marRight w:val="0"/>
              <w:marTop w:val="0"/>
              <w:marBottom w:val="0"/>
              <w:divBdr>
                <w:top w:val="none" w:sz="0" w:space="0" w:color="auto"/>
                <w:left w:val="none" w:sz="0" w:space="0" w:color="auto"/>
                <w:bottom w:val="none" w:sz="0" w:space="0" w:color="auto"/>
                <w:right w:val="none" w:sz="0" w:space="0" w:color="auto"/>
              </w:divBdr>
            </w:div>
            <w:div w:id="589314846">
              <w:marLeft w:val="0"/>
              <w:marRight w:val="0"/>
              <w:marTop w:val="0"/>
              <w:marBottom w:val="0"/>
              <w:divBdr>
                <w:top w:val="none" w:sz="0" w:space="0" w:color="auto"/>
                <w:left w:val="none" w:sz="0" w:space="0" w:color="auto"/>
                <w:bottom w:val="none" w:sz="0" w:space="0" w:color="auto"/>
                <w:right w:val="none" w:sz="0" w:space="0" w:color="auto"/>
              </w:divBdr>
            </w:div>
            <w:div w:id="2114782397">
              <w:marLeft w:val="0"/>
              <w:marRight w:val="0"/>
              <w:marTop w:val="0"/>
              <w:marBottom w:val="0"/>
              <w:divBdr>
                <w:top w:val="none" w:sz="0" w:space="0" w:color="auto"/>
                <w:left w:val="none" w:sz="0" w:space="0" w:color="auto"/>
                <w:bottom w:val="none" w:sz="0" w:space="0" w:color="auto"/>
                <w:right w:val="none" w:sz="0" w:space="0" w:color="auto"/>
              </w:divBdr>
            </w:div>
            <w:div w:id="1357342318">
              <w:marLeft w:val="0"/>
              <w:marRight w:val="0"/>
              <w:marTop w:val="0"/>
              <w:marBottom w:val="0"/>
              <w:divBdr>
                <w:top w:val="none" w:sz="0" w:space="0" w:color="auto"/>
                <w:left w:val="none" w:sz="0" w:space="0" w:color="auto"/>
                <w:bottom w:val="none" w:sz="0" w:space="0" w:color="auto"/>
                <w:right w:val="none" w:sz="0" w:space="0" w:color="auto"/>
              </w:divBdr>
            </w:div>
            <w:div w:id="939607693">
              <w:marLeft w:val="0"/>
              <w:marRight w:val="0"/>
              <w:marTop w:val="0"/>
              <w:marBottom w:val="0"/>
              <w:divBdr>
                <w:top w:val="none" w:sz="0" w:space="0" w:color="auto"/>
                <w:left w:val="none" w:sz="0" w:space="0" w:color="auto"/>
                <w:bottom w:val="none" w:sz="0" w:space="0" w:color="auto"/>
                <w:right w:val="none" w:sz="0" w:space="0" w:color="auto"/>
              </w:divBdr>
            </w:div>
            <w:div w:id="575940394">
              <w:marLeft w:val="0"/>
              <w:marRight w:val="0"/>
              <w:marTop w:val="0"/>
              <w:marBottom w:val="0"/>
              <w:divBdr>
                <w:top w:val="none" w:sz="0" w:space="0" w:color="auto"/>
                <w:left w:val="none" w:sz="0" w:space="0" w:color="auto"/>
                <w:bottom w:val="none" w:sz="0" w:space="0" w:color="auto"/>
                <w:right w:val="none" w:sz="0" w:space="0" w:color="auto"/>
              </w:divBdr>
            </w:div>
            <w:div w:id="158927117">
              <w:marLeft w:val="0"/>
              <w:marRight w:val="0"/>
              <w:marTop w:val="0"/>
              <w:marBottom w:val="0"/>
              <w:divBdr>
                <w:top w:val="none" w:sz="0" w:space="0" w:color="auto"/>
                <w:left w:val="none" w:sz="0" w:space="0" w:color="auto"/>
                <w:bottom w:val="none" w:sz="0" w:space="0" w:color="auto"/>
                <w:right w:val="none" w:sz="0" w:space="0" w:color="auto"/>
              </w:divBdr>
            </w:div>
            <w:div w:id="836924934">
              <w:marLeft w:val="0"/>
              <w:marRight w:val="0"/>
              <w:marTop w:val="0"/>
              <w:marBottom w:val="0"/>
              <w:divBdr>
                <w:top w:val="none" w:sz="0" w:space="0" w:color="auto"/>
                <w:left w:val="none" w:sz="0" w:space="0" w:color="auto"/>
                <w:bottom w:val="none" w:sz="0" w:space="0" w:color="auto"/>
                <w:right w:val="none" w:sz="0" w:space="0" w:color="auto"/>
              </w:divBdr>
            </w:div>
            <w:div w:id="1977102372">
              <w:marLeft w:val="0"/>
              <w:marRight w:val="0"/>
              <w:marTop w:val="0"/>
              <w:marBottom w:val="0"/>
              <w:divBdr>
                <w:top w:val="none" w:sz="0" w:space="0" w:color="auto"/>
                <w:left w:val="none" w:sz="0" w:space="0" w:color="auto"/>
                <w:bottom w:val="none" w:sz="0" w:space="0" w:color="auto"/>
                <w:right w:val="none" w:sz="0" w:space="0" w:color="auto"/>
              </w:divBdr>
            </w:div>
            <w:div w:id="1503934679">
              <w:marLeft w:val="0"/>
              <w:marRight w:val="0"/>
              <w:marTop w:val="0"/>
              <w:marBottom w:val="0"/>
              <w:divBdr>
                <w:top w:val="none" w:sz="0" w:space="0" w:color="auto"/>
                <w:left w:val="none" w:sz="0" w:space="0" w:color="auto"/>
                <w:bottom w:val="none" w:sz="0" w:space="0" w:color="auto"/>
                <w:right w:val="none" w:sz="0" w:space="0" w:color="auto"/>
              </w:divBdr>
            </w:div>
            <w:div w:id="578490034">
              <w:marLeft w:val="0"/>
              <w:marRight w:val="0"/>
              <w:marTop w:val="0"/>
              <w:marBottom w:val="0"/>
              <w:divBdr>
                <w:top w:val="none" w:sz="0" w:space="0" w:color="auto"/>
                <w:left w:val="none" w:sz="0" w:space="0" w:color="auto"/>
                <w:bottom w:val="none" w:sz="0" w:space="0" w:color="auto"/>
                <w:right w:val="none" w:sz="0" w:space="0" w:color="auto"/>
              </w:divBdr>
            </w:div>
            <w:div w:id="1485774015">
              <w:marLeft w:val="0"/>
              <w:marRight w:val="0"/>
              <w:marTop w:val="0"/>
              <w:marBottom w:val="0"/>
              <w:divBdr>
                <w:top w:val="none" w:sz="0" w:space="0" w:color="auto"/>
                <w:left w:val="none" w:sz="0" w:space="0" w:color="auto"/>
                <w:bottom w:val="none" w:sz="0" w:space="0" w:color="auto"/>
                <w:right w:val="none" w:sz="0" w:space="0" w:color="auto"/>
              </w:divBdr>
            </w:div>
            <w:div w:id="1833333282">
              <w:marLeft w:val="0"/>
              <w:marRight w:val="0"/>
              <w:marTop w:val="0"/>
              <w:marBottom w:val="0"/>
              <w:divBdr>
                <w:top w:val="none" w:sz="0" w:space="0" w:color="auto"/>
                <w:left w:val="none" w:sz="0" w:space="0" w:color="auto"/>
                <w:bottom w:val="none" w:sz="0" w:space="0" w:color="auto"/>
                <w:right w:val="none" w:sz="0" w:space="0" w:color="auto"/>
              </w:divBdr>
            </w:div>
            <w:div w:id="790782682">
              <w:marLeft w:val="0"/>
              <w:marRight w:val="0"/>
              <w:marTop w:val="0"/>
              <w:marBottom w:val="0"/>
              <w:divBdr>
                <w:top w:val="none" w:sz="0" w:space="0" w:color="auto"/>
                <w:left w:val="none" w:sz="0" w:space="0" w:color="auto"/>
                <w:bottom w:val="none" w:sz="0" w:space="0" w:color="auto"/>
                <w:right w:val="none" w:sz="0" w:space="0" w:color="auto"/>
              </w:divBdr>
            </w:div>
            <w:div w:id="1640694250">
              <w:marLeft w:val="0"/>
              <w:marRight w:val="0"/>
              <w:marTop w:val="0"/>
              <w:marBottom w:val="0"/>
              <w:divBdr>
                <w:top w:val="none" w:sz="0" w:space="0" w:color="auto"/>
                <w:left w:val="none" w:sz="0" w:space="0" w:color="auto"/>
                <w:bottom w:val="none" w:sz="0" w:space="0" w:color="auto"/>
                <w:right w:val="none" w:sz="0" w:space="0" w:color="auto"/>
              </w:divBdr>
            </w:div>
            <w:div w:id="1944872841">
              <w:marLeft w:val="0"/>
              <w:marRight w:val="0"/>
              <w:marTop w:val="0"/>
              <w:marBottom w:val="0"/>
              <w:divBdr>
                <w:top w:val="none" w:sz="0" w:space="0" w:color="auto"/>
                <w:left w:val="none" w:sz="0" w:space="0" w:color="auto"/>
                <w:bottom w:val="none" w:sz="0" w:space="0" w:color="auto"/>
                <w:right w:val="none" w:sz="0" w:space="0" w:color="auto"/>
              </w:divBdr>
            </w:div>
            <w:div w:id="270555155">
              <w:marLeft w:val="0"/>
              <w:marRight w:val="0"/>
              <w:marTop w:val="0"/>
              <w:marBottom w:val="0"/>
              <w:divBdr>
                <w:top w:val="none" w:sz="0" w:space="0" w:color="auto"/>
                <w:left w:val="none" w:sz="0" w:space="0" w:color="auto"/>
                <w:bottom w:val="none" w:sz="0" w:space="0" w:color="auto"/>
                <w:right w:val="none" w:sz="0" w:space="0" w:color="auto"/>
              </w:divBdr>
            </w:div>
            <w:div w:id="1825927171">
              <w:marLeft w:val="0"/>
              <w:marRight w:val="0"/>
              <w:marTop w:val="0"/>
              <w:marBottom w:val="0"/>
              <w:divBdr>
                <w:top w:val="none" w:sz="0" w:space="0" w:color="auto"/>
                <w:left w:val="none" w:sz="0" w:space="0" w:color="auto"/>
                <w:bottom w:val="none" w:sz="0" w:space="0" w:color="auto"/>
                <w:right w:val="none" w:sz="0" w:space="0" w:color="auto"/>
              </w:divBdr>
            </w:div>
            <w:div w:id="1179661657">
              <w:marLeft w:val="0"/>
              <w:marRight w:val="0"/>
              <w:marTop w:val="0"/>
              <w:marBottom w:val="0"/>
              <w:divBdr>
                <w:top w:val="none" w:sz="0" w:space="0" w:color="auto"/>
                <w:left w:val="none" w:sz="0" w:space="0" w:color="auto"/>
                <w:bottom w:val="none" w:sz="0" w:space="0" w:color="auto"/>
                <w:right w:val="none" w:sz="0" w:space="0" w:color="auto"/>
              </w:divBdr>
            </w:div>
            <w:div w:id="97775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oter" Target="foot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microsoft.com/office/2011/relationships/people" Target="people.xml"/><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3873</Words>
  <Characters>22078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Garrison</dc:creator>
  <cp:keywords/>
  <dc:description/>
  <cp:lastModifiedBy>David Garrison</cp:lastModifiedBy>
  <cp:revision>2</cp:revision>
  <dcterms:created xsi:type="dcterms:W3CDTF">2022-04-27T17:42:00Z</dcterms:created>
  <dcterms:modified xsi:type="dcterms:W3CDTF">2022-04-27T17:42:00Z</dcterms:modified>
</cp:coreProperties>
</file>